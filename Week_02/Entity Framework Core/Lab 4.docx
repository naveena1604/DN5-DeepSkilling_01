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D004" w14:textId="4283637C" w:rsidR="002456CB" w:rsidRPr="004B700D" w:rsidRDefault="008D790A" w:rsidP="002456CB">
      <w:pPr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ins w:id="0" w:author="TANUBUDDI HARSHITHA" w:date="2026-07-04T19:08:00Z">
        <w:r w:rsidRPr="008D790A">
          <w:rPr>
            <w:rFonts w:ascii="Times New Roman" w:eastAsiaTheme="majorEastAsia" w:hAnsi="Times New Roman" w:cs="Times New Roman"/>
            <w:b/>
            <w:bCs/>
            <w:color w:val="2F5496" w:themeColor="accent1" w:themeShade="BF"/>
            <w:sz w:val="32"/>
            <w:szCs w:val="32"/>
          </w:rPr>
          <w:t>Lab 4: Inserting Initial Data into the Database</w:t>
        </w:r>
      </w:ins>
      <w:del w:id="1" w:author="TANUBUDDI HARSHITHA" w:date="2026-07-04T19:08:00Z" w16du:dateUtc="2026-07-04T13:38:00Z">
        <w:r w:rsidR="00FF0023" w:rsidRPr="00FF0023" w:rsidDel="008D790A">
          <w:rPr>
            <w:rFonts w:ascii="Times New Roman" w:eastAsiaTheme="majorEastAsia" w:hAnsi="Times New Roman" w:cs="Times New Roman"/>
            <w:b/>
            <w:bCs/>
            <w:color w:val="2F5496" w:themeColor="accent1" w:themeShade="BF"/>
            <w:sz w:val="32"/>
            <w:szCs w:val="32"/>
          </w:rPr>
          <w:delText>Lab 3: Using EF Core CLI to Create and Apply Migrations</w:delText>
        </w:r>
      </w:del>
    </w:p>
    <w:p w14:paraId="78F8FD72" w14:textId="77777777" w:rsidR="002456CB" w:rsidRPr="004C2B2D" w:rsidRDefault="002456CB" w:rsidP="002456CB">
      <w:pPr>
        <w:pStyle w:val="Heading2"/>
        <w:spacing w:before="80"/>
        <w:rPr>
          <w:rFonts w:ascii="Times New Roman" w:hAnsi="Times New Roman" w:cs="Times New Roman"/>
          <w:sz w:val="28"/>
          <w:szCs w:val="28"/>
        </w:rPr>
      </w:pPr>
      <w:r w:rsidRPr="004C2B2D">
        <w:rPr>
          <w:rFonts w:ascii="Times New Roman" w:hAnsi="Times New Roman" w:cs="Times New Roman"/>
          <w:sz w:val="28"/>
          <w:szCs w:val="28"/>
        </w:rPr>
        <w:t>Objective</w:t>
      </w:r>
    </w:p>
    <w:p w14:paraId="031FF002" w14:textId="06B76EC9" w:rsidR="002456CB" w:rsidRDefault="008D790A" w:rsidP="002456CB">
      <w:pPr>
        <w:pStyle w:val="Heading2"/>
        <w:spacing w:beforeLines="80" w:before="19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ins w:id="2" w:author="TANUBUDDI HARSHITHA" w:date="2026-07-04T19:08:00Z">
        <w:r w:rsidRPr="008D790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t>To insert category and product records into the database using Entity Framework Core.</w:t>
        </w:r>
      </w:ins>
      <w:del w:id="3" w:author="TANUBUDDI HARSHITHA" w:date="2026-07-04T19:08:00Z" w16du:dateUtc="2026-07-04T13:38:00Z">
        <w:r w:rsidR="00FF0023" w:rsidRPr="00FF0023" w:rsidDel="008D790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To create the database schema using Entity Framework Core Migrations and apply it to SQL Server.</w:delText>
        </w:r>
      </w:del>
    </w:p>
    <w:p w14:paraId="7B473E49" w14:textId="002F7AAF" w:rsidR="002456CB" w:rsidRPr="008D790A" w:rsidDel="008D790A" w:rsidRDefault="002456CB" w:rsidP="002456CB">
      <w:pPr>
        <w:pStyle w:val="Heading2"/>
        <w:spacing w:beforeLines="80" w:before="192"/>
        <w:rPr>
          <w:del w:id="4" w:author="TANUBUDDI HARSHITHA" w:date="2026-07-04T19:09:00Z" w16du:dateUtc="2026-07-04T13:39:00Z"/>
          <w:rFonts w:ascii="Times New Roman" w:hAnsi="Times New Roman" w:cs="Times New Roman"/>
          <w:sz w:val="26"/>
          <w:szCs w:val="26"/>
          <w:rPrChange w:id="5" w:author="TANUBUDDI HARSHITHA" w:date="2026-07-04T19:09:00Z" w16du:dateUtc="2026-07-04T13:39:00Z">
            <w:rPr>
              <w:del w:id="6" w:author="TANUBUDDI HARSHITHA" w:date="2026-07-04T19:09:00Z" w16du:dateUtc="2026-07-04T13:39:00Z"/>
              <w:rFonts w:ascii="Times New Roman" w:hAnsi="Times New Roman" w:cs="Times New Roman"/>
            </w:rPr>
          </w:rPrChange>
        </w:rPr>
      </w:pPr>
      <w:del w:id="7" w:author="TANUBUDDI HARSHITHA" w:date="2026-07-04T19:09:00Z" w16du:dateUtc="2026-07-04T13:39:00Z">
        <w:r w:rsidRPr="008D790A" w:rsidDel="008D790A">
          <w:rPr>
            <w:rFonts w:ascii="Times New Roman" w:hAnsi="Times New Roman" w:cs="Times New Roman"/>
            <w:sz w:val="26"/>
            <w:szCs w:val="26"/>
            <w:rPrChange w:id="8" w:author="TANUBUDDI HARSHITHA" w:date="2026-07-04T19:09:00Z" w16du:dateUtc="2026-07-04T13:39:00Z">
              <w:rPr>
                <w:rFonts w:ascii="Times New Roman" w:hAnsi="Times New Roman" w:cs="Times New Roman"/>
              </w:rPr>
            </w:rPrChange>
          </w:rPr>
          <w:delText>Software Requirements</w:delText>
        </w:r>
      </w:del>
    </w:p>
    <w:p w14:paraId="772D7440" w14:textId="77B107C8" w:rsidR="002456CB" w:rsidRPr="008D790A" w:rsidDel="008D790A" w:rsidRDefault="002456CB" w:rsidP="002456CB">
      <w:pPr>
        <w:pStyle w:val="ListBullet"/>
        <w:tabs>
          <w:tab w:val="num" w:pos="360"/>
        </w:tabs>
        <w:ind w:left="360" w:hanging="360"/>
        <w:rPr>
          <w:del w:id="9" w:author="TANUBUDDI HARSHITHA" w:date="2026-07-04T19:09:00Z" w16du:dateUtc="2026-07-04T13:39:00Z"/>
          <w:rFonts w:ascii="Times New Roman" w:hAnsi="Times New Roman" w:cs="Times New Roman"/>
          <w:sz w:val="26"/>
          <w:szCs w:val="26"/>
          <w:rPrChange w:id="10" w:author="TANUBUDDI HARSHITHA" w:date="2026-07-04T19:09:00Z" w16du:dateUtc="2026-07-04T13:39:00Z">
            <w:rPr>
              <w:del w:id="11" w:author="TANUBUDDI HARSHITHA" w:date="2026-07-04T19:09:00Z" w16du:dateUtc="2026-07-04T13:39:00Z"/>
              <w:rFonts w:ascii="Times New Roman" w:hAnsi="Times New Roman" w:cs="Times New Roman"/>
            </w:rPr>
          </w:rPrChange>
        </w:rPr>
      </w:pPr>
      <w:del w:id="12" w:author="TANUBUDDI HARSHITHA" w:date="2026-07-04T19:09:00Z" w16du:dateUtc="2026-07-04T13:39:00Z">
        <w:r w:rsidRPr="008D790A" w:rsidDel="008D790A">
          <w:rPr>
            <w:rFonts w:ascii="Times New Roman" w:hAnsi="Times New Roman" w:cs="Times New Roman"/>
            <w:sz w:val="26"/>
            <w:szCs w:val="26"/>
            <w:rPrChange w:id="13" w:author="TANUBUDDI HARSHITHA" w:date="2026-07-04T19:09:00Z" w16du:dateUtc="2026-07-04T13:39:00Z">
              <w:rPr>
                <w:rFonts w:ascii="Times New Roman" w:hAnsi="Times New Roman" w:cs="Times New Roman"/>
              </w:rPr>
            </w:rPrChange>
          </w:rPr>
          <w:delText xml:space="preserve">Visual Studio Code </w:delText>
        </w:r>
      </w:del>
    </w:p>
    <w:p w14:paraId="25D1A43A" w14:textId="3DF49591" w:rsidR="002456CB" w:rsidRPr="008D790A" w:rsidDel="008D790A" w:rsidRDefault="002456CB" w:rsidP="002456CB">
      <w:pPr>
        <w:pStyle w:val="ListBullet"/>
        <w:tabs>
          <w:tab w:val="num" w:pos="360"/>
        </w:tabs>
        <w:ind w:left="360" w:hanging="360"/>
        <w:rPr>
          <w:del w:id="14" w:author="TANUBUDDI HARSHITHA" w:date="2026-07-04T19:09:00Z" w16du:dateUtc="2026-07-04T13:39:00Z"/>
          <w:rFonts w:ascii="Times New Roman" w:hAnsi="Times New Roman" w:cs="Times New Roman"/>
          <w:sz w:val="26"/>
          <w:szCs w:val="26"/>
          <w:rPrChange w:id="15" w:author="TANUBUDDI HARSHITHA" w:date="2026-07-04T19:09:00Z" w16du:dateUtc="2026-07-04T13:39:00Z">
            <w:rPr>
              <w:del w:id="16" w:author="TANUBUDDI HARSHITHA" w:date="2026-07-04T19:09:00Z" w16du:dateUtc="2026-07-04T13:39:00Z"/>
              <w:rFonts w:ascii="Times New Roman" w:hAnsi="Times New Roman" w:cs="Times New Roman"/>
            </w:rPr>
          </w:rPrChange>
        </w:rPr>
      </w:pPr>
      <w:del w:id="17" w:author="TANUBUDDI HARSHITHA" w:date="2026-07-04T19:09:00Z" w16du:dateUtc="2026-07-04T13:39:00Z">
        <w:r w:rsidRPr="008D790A" w:rsidDel="008D790A">
          <w:rPr>
            <w:rFonts w:ascii="Times New Roman" w:hAnsi="Times New Roman" w:cs="Times New Roman"/>
            <w:sz w:val="26"/>
            <w:szCs w:val="26"/>
            <w:rPrChange w:id="18" w:author="TANUBUDDI HARSHITHA" w:date="2026-07-04T19:09:00Z" w16du:dateUtc="2026-07-04T13:39:00Z">
              <w:rPr>
                <w:rFonts w:ascii="Times New Roman" w:hAnsi="Times New Roman" w:cs="Times New Roman"/>
              </w:rPr>
            </w:rPrChange>
          </w:rPr>
          <w:delText xml:space="preserve">.NET 8 SDK </w:delText>
        </w:r>
      </w:del>
    </w:p>
    <w:p w14:paraId="76960AFA" w14:textId="78AA1208" w:rsidR="002456CB" w:rsidRPr="008D790A" w:rsidDel="008D790A" w:rsidRDefault="002456CB" w:rsidP="002456CB">
      <w:pPr>
        <w:pStyle w:val="ListBullet"/>
        <w:tabs>
          <w:tab w:val="num" w:pos="360"/>
        </w:tabs>
        <w:ind w:left="360" w:hanging="360"/>
        <w:rPr>
          <w:del w:id="19" w:author="TANUBUDDI HARSHITHA" w:date="2026-07-04T19:09:00Z" w16du:dateUtc="2026-07-04T13:39:00Z"/>
          <w:rFonts w:ascii="Times New Roman" w:hAnsi="Times New Roman" w:cs="Times New Roman"/>
          <w:sz w:val="26"/>
          <w:szCs w:val="26"/>
          <w:rPrChange w:id="20" w:author="TANUBUDDI HARSHITHA" w:date="2026-07-04T19:09:00Z" w16du:dateUtc="2026-07-04T13:39:00Z">
            <w:rPr>
              <w:del w:id="21" w:author="TANUBUDDI HARSHITHA" w:date="2026-07-04T19:09:00Z" w16du:dateUtc="2026-07-04T13:39:00Z"/>
              <w:rFonts w:ascii="Times New Roman" w:hAnsi="Times New Roman" w:cs="Times New Roman"/>
            </w:rPr>
          </w:rPrChange>
        </w:rPr>
      </w:pPr>
      <w:del w:id="22" w:author="TANUBUDDI HARSHITHA" w:date="2026-07-04T19:09:00Z" w16du:dateUtc="2026-07-04T13:39:00Z">
        <w:r w:rsidRPr="008D790A" w:rsidDel="008D790A">
          <w:rPr>
            <w:rFonts w:ascii="Times New Roman" w:hAnsi="Times New Roman" w:cs="Times New Roman"/>
            <w:sz w:val="26"/>
            <w:szCs w:val="26"/>
            <w:rPrChange w:id="23" w:author="TANUBUDDI HARSHITHA" w:date="2026-07-04T19:09:00Z" w16du:dateUtc="2026-07-04T13:39:00Z">
              <w:rPr>
                <w:rFonts w:ascii="Times New Roman" w:hAnsi="Times New Roman" w:cs="Times New Roman"/>
              </w:rPr>
            </w:rPrChange>
          </w:rPr>
          <w:delText xml:space="preserve">C# Dev Kit Extension </w:delText>
        </w:r>
      </w:del>
    </w:p>
    <w:p w14:paraId="753004B7" w14:textId="425C126C" w:rsidR="002456CB" w:rsidRPr="008D790A" w:rsidDel="008D790A" w:rsidRDefault="002456CB" w:rsidP="002456CB">
      <w:pPr>
        <w:pStyle w:val="ListBullet"/>
        <w:tabs>
          <w:tab w:val="num" w:pos="360"/>
        </w:tabs>
        <w:ind w:left="360" w:hanging="360"/>
        <w:rPr>
          <w:del w:id="24" w:author="TANUBUDDI HARSHITHA" w:date="2026-07-04T19:09:00Z" w16du:dateUtc="2026-07-04T13:39:00Z"/>
          <w:rFonts w:ascii="Times New Roman" w:hAnsi="Times New Roman" w:cs="Times New Roman"/>
          <w:sz w:val="26"/>
          <w:szCs w:val="26"/>
          <w:rPrChange w:id="25" w:author="TANUBUDDI HARSHITHA" w:date="2026-07-04T19:09:00Z" w16du:dateUtc="2026-07-04T13:39:00Z">
            <w:rPr>
              <w:del w:id="26" w:author="TANUBUDDI HARSHITHA" w:date="2026-07-04T19:09:00Z" w16du:dateUtc="2026-07-04T13:39:00Z"/>
              <w:rFonts w:ascii="Times New Roman" w:hAnsi="Times New Roman" w:cs="Times New Roman"/>
            </w:rPr>
          </w:rPrChange>
        </w:rPr>
      </w:pPr>
      <w:del w:id="27" w:author="TANUBUDDI HARSHITHA" w:date="2026-07-04T19:09:00Z" w16du:dateUtc="2026-07-04T13:39:00Z">
        <w:r w:rsidRPr="008D790A" w:rsidDel="008D790A">
          <w:rPr>
            <w:rFonts w:ascii="Times New Roman" w:hAnsi="Times New Roman" w:cs="Times New Roman"/>
            <w:sz w:val="26"/>
            <w:szCs w:val="26"/>
            <w:rPrChange w:id="28" w:author="TANUBUDDI HARSHITHA" w:date="2026-07-04T19:09:00Z" w16du:dateUtc="2026-07-04T13:39:00Z">
              <w:rPr>
                <w:rFonts w:ascii="Times New Roman" w:hAnsi="Times New Roman" w:cs="Times New Roman"/>
              </w:rPr>
            </w:rPrChange>
          </w:rPr>
          <w:delText xml:space="preserve">SQL Server Express / SQL Server Developer Edition </w:delText>
        </w:r>
      </w:del>
    </w:p>
    <w:p w14:paraId="4E31CFE6" w14:textId="47605C3C" w:rsidR="002456CB" w:rsidRPr="008D790A" w:rsidDel="008D790A" w:rsidRDefault="002456CB" w:rsidP="002456CB">
      <w:pPr>
        <w:pStyle w:val="ListBullet"/>
        <w:tabs>
          <w:tab w:val="num" w:pos="360"/>
        </w:tabs>
        <w:ind w:left="360" w:hanging="360"/>
        <w:rPr>
          <w:del w:id="29" w:author="TANUBUDDI HARSHITHA" w:date="2026-07-04T19:09:00Z" w16du:dateUtc="2026-07-04T13:39:00Z"/>
          <w:rFonts w:ascii="Times New Roman" w:hAnsi="Times New Roman" w:cs="Times New Roman"/>
          <w:sz w:val="26"/>
          <w:szCs w:val="26"/>
          <w:rPrChange w:id="30" w:author="TANUBUDDI HARSHITHA" w:date="2026-07-04T19:09:00Z" w16du:dateUtc="2026-07-04T13:39:00Z">
            <w:rPr>
              <w:del w:id="31" w:author="TANUBUDDI HARSHITHA" w:date="2026-07-04T19:09:00Z" w16du:dateUtc="2026-07-04T13:39:00Z"/>
              <w:rFonts w:ascii="Times New Roman" w:hAnsi="Times New Roman" w:cs="Times New Roman"/>
            </w:rPr>
          </w:rPrChange>
        </w:rPr>
      </w:pPr>
      <w:del w:id="32" w:author="TANUBUDDI HARSHITHA" w:date="2026-07-04T19:09:00Z" w16du:dateUtc="2026-07-04T13:39:00Z">
        <w:r w:rsidRPr="008D790A" w:rsidDel="008D790A">
          <w:rPr>
            <w:rFonts w:ascii="Times New Roman" w:hAnsi="Times New Roman" w:cs="Times New Roman"/>
            <w:sz w:val="26"/>
            <w:szCs w:val="26"/>
            <w:rPrChange w:id="33" w:author="TANUBUDDI HARSHITHA" w:date="2026-07-04T19:09:00Z" w16du:dateUtc="2026-07-04T13:39:00Z">
              <w:rPr>
                <w:rFonts w:ascii="Times New Roman" w:hAnsi="Times New Roman" w:cs="Times New Roman"/>
              </w:rPr>
            </w:rPrChange>
          </w:rPr>
          <w:delText xml:space="preserve">SQL Server Management Studio (SSMS) </w:delText>
        </w:r>
      </w:del>
    </w:p>
    <w:p w14:paraId="6801884A" w14:textId="0416A46F" w:rsidR="002456CB" w:rsidRPr="008D790A" w:rsidDel="008D790A" w:rsidRDefault="002456CB" w:rsidP="002456CB">
      <w:pPr>
        <w:pStyle w:val="ListBullet"/>
        <w:tabs>
          <w:tab w:val="num" w:pos="360"/>
        </w:tabs>
        <w:ind w:left="360" w:hanging="360"/>
        <w:rPr>
          <w:del w:id="34" w:author="TANUBUDDI HARSHITHA" w:date="2026-07-04T19:09:00Z" w16du:dateUtc="2026-07-04T13:39:00Z"/>
          <w:rFonts w:ascii="Times New Roman" w:hAnsi="Times New Roman" w:cs="Times New Roman"/>
          <w:sz w:val="26"/>
          <w:szCs w:val="26"/>
          <w:rPrChange w:id="35" w:author="TANUBUDDI HARSHITHA" w:date="2026-07-04T19:09:00Z" w16du:dateUtc="2026-07-04T13:39:00Z">
            <w:rPr>
              <w:del w:id="36" w:author="TANUBUDDI HARSHITHA" w:date="2026-07-04T19:09:00Z" w16du:dateUtc="2026-07-04T13:39:00Z"/>
              <w:rFonts w:ascii="Times New Roman" w:hAnsi="Times New Roman" w:cs="Times New Roman"/>
            </w:rPr>
          </w:rPrChange>
        </w:rPr>
      </w:pPr>
      <w:del w:id="37" w:author="TANUBUDDI HARSHITHA" w:date="2026-07-04T19:09:00Z" w16du:dateUtc="2026-07-04T13:39:00Z">
        <w:r w:rsidRPr="008D790A" w:rsidDel="008D790A">
          <w:rPr>
            <w:rFonts w:ascii="Times New Roman" w:hAnsi="Times New Roman" w:cs="Times New Roman"/>
            <w:sz w:val="26"/>
            <w:szCs w:val="26"/>
            <w:rPrChange w:id="38" w:author="TANUBUDDI HARSHITHA" w:date="2026-07-04T19:09:00Z" w16du:dateUtc="2026-07-04T13:39:00Z">
              <w:rPr>
                <w:rFonts w:ascii="Times New Roman" w:hAnsi="Times New Roman" w:cs="Times New Roman"/>
              </w:rPr>
            </w:rPrChange>
          </w:rPr>
          <w:delText>Windows 11</w:delText>
        </w:r>
      </w:del>
    </w:p>
    <w:p w14:paraId="1DD661A4" w14:textId="77777777" w:rsidR="002456CB" w:rsidRDefault="002456CB" w:rsidP="002456CB">
      <w:pPr>
        <w:pStyle w:val="Heading2"/>
        <w:rPr>
          <w:ins w:id="39" w:author="TANUBUDDI HARSHITHA" w:date="2026-07-04T19:09:00Z" w16du:dateUtc="2026-07-04T13:39:00Z"/>
          <w:rFonts w:ascii="Times New Roman" w:hAnsi="Times New Roman" w:cs="Times New Roman"/>
          <w:sz w:val="26"/>
          <w:szCs w:val="26"/>
        </w:rPr>
      </w:pPr>
      <w:r w:rsidRPr="008D790A">
        <w:rPr>
          <w:rFonts w:ascii="Times New Roman" w:hAnsi="Times New Roman" w:cs="Times New Roman"/>
          <w:sz w:val="26"/>
          <w:szCs w:val="26"/>
          <w:rPrChange w:id="40" w:author="TANUBUDDI HARSHITHA" w:date="2026-07-04T19:09:00Z" w16du:dateUtc="2026-07-04T13:39:00Z">
            <w:rPr>
              <w:rFonts w:ascii="Times New Roman" w:hAnsi="Times New Roman" w:cs="Times New Roman"/>
            </w:rPr>
          </w:rPrChange>
        </w:rPr>
        <w:t>Commands Used</w:t>
      </w:r>
    </w:p>
    <w:p w14:paraId="4A90FB22" w14:textId="5AF64F02" w:rsidR="008D790A" w:rsidRPr="008D790A" w:rsidRDefault="008D790A" w:rsidP="008D790A">
      <w:pPr>
        <w:rPr>
          <w:rPrChange w:id="41" w:author="TANUBUDDI HARSHITHA" w:date="2026-07-04T19:09:00Z" w16du:dateUtc="2026-07-04T13:39:00Z">
            <w:rPr>
              <w:rFonts w:ascii="Times New Roman" w:hAnsi="Times New Roman" w:cs="Times New Roman"/>
            </w:rPr>
          </w:rPrChange>
        </w:rPr>
        <w:pPrChange w:id="42" w:author="TANUBUDDI HARSHITHA" w:date="2026-07-04T19:09:00Z" w16du:dateUtc="2026-07-04T13:39:00Z">
          <w:pPr>
            <w:pStyle w:val="Heading2"/>
          </w:pPr>
        </w:pPrChange>
      </w:pPr>
      <w:ins w:id="43" w:author="TANUBUDDI HARSHITHA" w:date="2026-07-04T19:09:00Z" w16du:dateUtc="2026-07-04T13:39:00Z">
        <w:r w:rsidRPr="008D790A">
          <w:t>dotnet run</w:t>
        </w:r>
      </w:ins>
    </w:p>
    <w:p w14:paraId="43FDE223" w14:textId="494FD4F4" w:rsidR="004A40DD" w:rsidRPr="008D790A" w:rsidDel="008D790A" w:rsidRDefault="004A40DD" w:rsidP="004A40DD">
      <w:pPr>
        <w:rPr>
          <w:del w:id="44" w:author="TANUBUDDI HARSHITHA" w:date="2026-07-04T19:09:00Z" w16du:dateUtc="2026-07-04T13:39:00Z"/>
          <w:sz w:val="26"/>
          <w:szCs w:val="26"/>
          <w:rPrChange w:id="45" w:author="TANUBUDDI HARSHITHA" w:date="2026-07-04T19:09:00Z" w16du:dateUtc="2026-07-04T13:39:00Z">
            <w:rPr>
              <w:del w:id="46" w:author="TANUBUDDI HARSHITHA" w:date="2026-07-04T19:09:00Z" w16du:dateUtc="2026-07-04T13:39:00Z"/>
            </w:rPr>
          </w:rPrChange>
        </w:rPr>
      </w:pPr>
      <w:del w:id="47" w:author="TANUBUDDI HARSHITHA" w:date="2026-07-04T19:09:00Z" w16du:dateUtc="2026-07-04T13:39:00Z">
        <w:r w:rsidRPr="008D790A" w:rsidDel="008D790A">
          <w:rPr>
            <w:sz w:val="26"/>
            <w:szCs w:val="26"/>
            <w:rPrChange w:id="48" w:author="TANUBUDDI HARSHITHA" w:date="2026-07-04T19:09:00Z" w16du:dateUtc="2026-07-04T13:39:00Z">
              <w:rPr/>
            </w:rPrChange>
          </w:rPr>
          <w:delText>dotnet tool install --global dotnet-ef</w:delText>
        </w:r>
      </w:del>
    </w:p>
    <w:p w14:paraId="0A496329" w14:textId="3DCF4EDD" w:rsidR="004A40DD" w:rsidRPr="008D790A" w:rsidDel="008D790A" w:rsidRDefault="004A40DD" w:rsidP="004A40DD">
      <w:pPr>
        <w:pStyle w:val="Heading2"/>
        <w:spacing w:beforeLines="80" w:before="192" w:after="0"/>
        <w:rPr>
          <w:del w:id="49" w:author="TANUBUDDI HARSHITHA" w:date="2026-07-04T19:09:00Z" w16du:dateUtc="2026-07-04T13:39:00Z"/>
          <w:rFonts w:ascii="Times New Roman" w:eastAsiaTheme="minorEastAsia" w:hAnsi="Times New Roman" w:cs="Times New Roman"/>
          <w:color w:val="auto"/>
          <w:sz w:val="26"/>
          <w:szCs w:val="26"/>
          <w:rPrChange w:id="50" w:author="TANUBUDDI HARSHITHA" w:date="2026-07-04T19:09:00Z" w16du:dateUtc="2026-07-04T13:39:00Z">
            <w:rPr>
              <w:del w:id="51" w:author="TANUBUDDI HARSHITHA" w:date="2026-07-04T19:09:00Z" w16du:dateUtc="2026-07-04T13:39:00Z"/>
              <w:rFonts w:ascii="Times New Roman" w:eastAsiaTheme="minorEastAsia" w:hAnsi="Times New Roman" w:cs="Times New Roman"/>
              <w:color w:val="auto"/>
              <w:sz w:val="22"/>
              <w:szCs w:val="22"/>
            </w:rPr>
          </w:rPrChange>
        </w:rPr>
      </w:pPr>
      <w:del w:id="52" w:author="TANUBUDDI HARSHITHA" w:date="2026-07-04T19:09:00Z" w16du:dateUtc="2026-07-04T13:39:00Z">
        <w:r w:rsidRPr="008D790A" w:rsidDel="008D790A">
          <w:rPr>
            <w:rFonts w:ascii="Times New Roman" w:eastAsiaTheme="minorEastAsia" w:hAnsi="Times New Roman" w:cs="Times New Roman"/>
            <w:color w:val="auto"/>
            <w:sz w:val="26"/>
            <w:szCs w:val="26"/>
            <w:rPrChange w:id="53" w:author="TANUBUDDI HARSHITHA" w:date="2026-07-04T19:09:00Z" w16du:dateUtc="2026-07-04T13:39:00Z">
              <w:rPr>
                <w:rFonts w:ascii="Times New Roman" w:eastAsiaTheme="minorEastAsia" w:hAnsi="Times New Roman" w:cs="Times New Roman"/>
                <w:color w:val="auto"/>
                <w:sz w:val="22"/>
                <w:szCs w:val="22"/>
              </w:rPr>
            </w:rPrChange>
          </w:rPr>
          <w:delText>dotnet ef</w:delText>
        </w:r>
        <w:r w:rsidRPr="008D790A" w:rsidDel="008D790A">
          <w:rPr>
            <w:rFonts w:ascii="Times New Roman" w:eastAsiaTheme="minorEastAsia" w:hAnsi="Times New Roman" w:cs="Times New Roman"/>
            <w:color w:val="auto"/>
            <w:sz w:val="26"/>
            <w:szCs w:val="26"/>
            <w:rPrChange w:id="54" w:author="TANUBUDDI HARSHITHA" w:date="2026-07-04T19:09:00Z" w16du:dateUtc="2026-07-04T13:39:00Z">
              <w:rPr>
                <w:rFonts w:ascii="Times New Roman" w:eastAsiaTheme="minorEastAsia" w:hAnsi="Times New Roman" w:cs="Times New Roman"/>
                <w:color w:val="auto"/>
                <w:sz w:val="22"/>
                <w:szCs w:val="22"/>
              </w:rPr>
            </w:rPrChange>
          </w:rPr>
          <w:delText xml:space="preserve"> </w:delText>
        </w:r>
      </w:del>
    </w:p>
    <w:p w14:paraId="7CD426F5" w14:textId="5511426F" w:rsidR="00643AB3" w:rsidRPr="008D790A" w:rsidDel="008D790A" w:rsidRDefault="00643AB3" w:rsidP="00643AB3">
      <w:pPr>
        <w:rPr>
          <w:del w:id="55" w:author="TANUBUDDI HARSHITHA" w:date="2026-07-04T19:09:00Z" w16du:dateUtc="2026-07-04T13:39:00Z"/>
          <w:sz w:val="26"/>
          <w:szCs w:val="26"/>
          <w:rPrChange w:id="56" w:author="TANUBUDDI HARSHITHA" w:date="2026-07-04T19:09:00Z" w16du:dateUtc="2026-07-04T13:39:00Z">
            <w:rPr>
              <w:del w:id="57" w:author="TANUBUDDI HARSHITHA" w:date="2026-07-04T19:09:00Z" w16du:dateUtc="2026-07-04T13:39:00Z"/>
            </w:rPr>
          </w:rPrChange>
        </w:rPr>
      </w:pPr>
    </w:p>
    <w:p w14:paraId="14660A19" w14:textId="1E0FFD0F" w:rsidR="004A40DD" w:rsidRPr="008D790A" w:rsidDel="008D790A" w:rsidRDefault="004A40DD" w:rsidP="004A40DD">
      <w:pPr>
        <w:rPr>
          <w:del w:id="58" w:author="TANUBUDDI HARSHITHA" w:date="2026-07-04T19:09:00Z" w16du:dateUtc="2026-07-04T13:39:00Z"/>
          <w:sz w:val="26"/>
          <w:szCs w:val="26"/>
          <w:rPrChange w:id="59" w:author="TANUBUDDI HARSHITHA" w:date="2026-07-04T19:09:00Z" w16du:dateUtc="2026-07-04T13:39:00Z">
            <w:rPr>
              <w:del w:id="60" w:author="TANUBUDDI HARSHITHA" w:date="2026-07-04T19:09:00Z" w16du:dateUtc="2026-07-04T13:39:00Z"/>
            </w:rPr>
          </w:rPrChange>
        </w:rPr>
      </w:pPr>
      <w:del w:id="61" w:author="TANUBUDDI HARSHITHA" w:date="2026-07-04T19:09:00Z" w16du:dateUtc="2026-07-04T13:39:00Z">
        <w:r w:rsidRPr="008D790A" w:rsidDel="008D790A">
          <w:rPr>
            <w:sz w:val="26"/>
            <w:szCs w:val="26"/>
            <w:rPrChange w:id="62" w:author="TANUBUDDI HARSHITHA" w:date="2026-07-04T19:09:00Z" w16du:dateUtc="2026-07-04T13:39:00Z">
              <w:rPr/>
            </w:rPrChange>
          </w:rPr>
          <w:delText>dotnet ef migrations add InitialCreate</w:delText>
        </w:r>
      </w:del>
    </w:p>
    <w:p w14:paraId="3BF13154" w14:textId="53E0B942" w:rsidR="004A40DD" w:rsidRPr="008D790A" w:rsidDel="008D790A" w:rsidRDefault="004A40DD" w:rsidP="004A40DD">
      <w:pPr>
        <w:pStyle w:val="Heading2"/>
        <w:spacing w:beforeLines="80" w:before="192"/>
        <w:rPr>
          <w:del w:id="63" w:author="TANUBUDDI HARSHITHA" w:date="2026-07-04T19:09:00Z" w16du:dateUtc="2026-07-04T13:39:00Z"/>
          <w:rFonts w:ascii="Times New Roman" w:hAnsi="Times New Roman" w:cs="Times New Roman"/>
          <w:color w:val="auto"/>
          <w:sz w:val="26"/>
          <w:szCs w:val="26"/>
          <w:rPrChange w:id="64" w:author="TANUBUDDI HARSHITHA" w:date="2026-07-04T19:09:00Z" w16du:dateUtc="2026-07-04T13:39:00Z">
            <w:rPr>
              <w:del w:id="65" w:author="TANUBUDDI HARSHITHA" w:date="2026-07-04T19:09:00Z" w16du:dateUtc="2026-07-04T13:39:00Z"/>
              <w:rFonts w:ascii="Times New Roman" w:hAnsi="Times New Roman" w:cs="Times New Roman"/>
              <w:color w:val="auto"/>
              <w:sz w:val="22"/>
              <w:szCs w:val="22"/>
            </w:rPr>
          </w:rPrChange>
        </w:rPr>
      </w:pPr>
      <w:del w:id="66" w:author="TANUBUDDI HARSHITHA" w:date="2026-07-04T19:09:00Z" w16du:dateUtc="2026-07-04T13:39:00Z">
        <w:r w:rsidRPr="008D790A" w:rsidDel="008D790A">
          <w:rPr>
            <w:rFonts w:ascii="Times New Roman" w:hAnsi="Times New Roman" w:cs="Times New Roman"/>
            <w:color w:val="auto"/>
            <w:sz w:val="26"/>
            <w:szCs w:val="26"/>
            <w:rPrChange w:id="67" w:author="TANUBUDDI HARSHITHA" w:date="2026-07-04T19:09:00Z" w16du:dateUtc="2026-07-04T13:39:00Z">
              <w:rPr>
                <w:rFonts w:ascii="Times New Roman" w:hAnsi="Times New Roman" w:cs="Times New Roman"/>
                <w:color w:val="auto"/>
                <w:sz w:val="22"/>
                <w:szCs w:val="22"/>
              </w:rPr>
            </w:rPrChange>
          </w:rPr>
          <w:delText>dotnet ef database update</w:delText>
        </w:r>
      </w:del>
    </w:p>
    <w:p w14:paraId="1A6949A5" w14:textId="35FC5AED" w:rsidR="002456CB" w:rsidRDefault="002456CB" w:rsidP="002456CB">
      <w:pPr>
        <w:pStyle w:val="Heading2"/>
        <w:spacing w:beforeLines="80" w:before="192"/>
        <w:rPr>
          <w:ins w:id="68" w:author="TANUBUDDI HARSHITHA" w:date="2026-07-04T19:10:00Z" w16du:dateUtc="2026-07-04T13:40:00Z"/>
          <w:rFonts w:ascii="Times New Roman" w:hAnsi="Times New Roman" w:cs="Times New Roman"/>
          <w:sz w:val="26"/>
          <w:szCs w:val="26"/>
        </w:rPr>
      </w:pPr>
      <w:proofErr w:type="spellStart"/>
      <w:r w:rsidRPr="008D790A">
        <w:rPr>
          <w:rFonts w:ascii="Times New Roman" w:hAnsi="Times New Roman" w:cs="Times New Roman"/>
          <w:sz w:val="26"/>
          <w:szCs w:val="26"/>
          <w:rPrChange w:id="69" w:author="TANUBUDDI HARSHITHA" w:date="2026-07-04T19:09:00Z" w16du:dateUtc="2026-07-04T13:39:00Z">
            <w:rPr>
              <w:rFonts w:ascii="Times New Roman" w:hAnsi="Times New Roman" w:cs="Times New Roman"/>
            </w:rPr>
          </w:rPrChange>
        </w:rPr>
        <w:t>Program.cs</w:t>
      </w:r>
      <w:proofErr w:type="spellEnd"/>
    </w:p>
    <w:p w14:paraId="57753B36" w14:textId="77777777" w:rsidR="008D790A" w:rsidRPr="008D790A" w:rsidRDefault="008D790A" w:rsidP="008D790A">
      <w:pPr>
        <w:rPr>
          <w:ins w:id="70" w:author="TANUBUDDI HARSHITHA" w:date="2026-07-04T19:10:00Z"/>
        </w:rPr>
      </w:pPr>
      <w:ins w:id="71" w:author="TANUBUDDI HARSHITHA" w:date="2026-07-04T19:10:00Z">
        <w:r w:rsidRPr="008D790A">
          <w:t xml:space="preserve">using </w:t>
        </w:r>
        <w:proofErr w:type="spellStart"/>
        <w:r w:rsidRPr="008D790A">
          <w:t>RetailInventory.Data</w:t>
        </w:r>
        <w:proofErr w:type="spellEnd"/>
        <w:r w:rsidRPr="008D790A">
          <w:t>;</w:t>
        </w:r>
      </w:ins>
    </w:p>
    <w:p w14:paraId="4C284282" w14:textId="442E44D4" w:rsidR="008D790A" w:rsidRPr="008D790A" w:rsidRDefault="008D790A" w:rsidP="008D790A">
      <w:pPr>
        <w:rPr>
          <w:ins w:id="72" w:author="TANUBUDDI HARSHITHA" w:date="2026-07-04T19:10:00Z"/>
        </w:rPr>
      </w:pPr>
      <w:ins w:id="73" w:author="TANUBUDDI HARSHITHA" w:date="2026-07-04T19:10:00Z">
        <w:r w:rsidRPr="008D790A">
          <w:t xml:space="preserve">using </w:t>
        </w:r>
        <w:proofErr w:type="spellStart"/>
        <w:r w:rsidRPr="008D790A">
          <w:t>RetailInventory.Models</w:t>
        </w:r>
        <w:proofErr w:type="spellEnd"/>
        <w:r w:rsidRPr="008D790A">
          <w:t>;</w:t>
        </w:r>
      </w:ins>
    </w:p>
    <w:p w14:paraId="3F8C5BBB" w14:textId="77777777" w:rsidR="008D790A" w:rsidRPr="008D790A" w:rsidRDefault="008D790A" w:rsidP="008D790A">
      <w:pPr>
        <w:rPr>
          <w:ins w:id="74" w:author="TANUBUDDI HARSHITHA" w:date="2026-07-04T19:10:00Z"/>
        </w:rPr>
      </w:pPr>
      <w:ins w:id="75" w:author="TANUBUDDI HARSHITHA" w:date="2026-07-04T19:10:00Z">
        <w:r w:rsidRPr="008D790A">
          <w:t xml:space="preserve">using var context = new </w:t>
        </w:r>
        <w:proofErr w:type="spellStart"/>
        <w:r w:rsidRPr="008D790A">
          <w:t>AppDbContext</w:t>
        </w:r>
        <w:proofErr w:type="spellEnd"/>
        <w:r w:rsidRPr="008D790A">
          <w:t>();</w:t>
        </w:r>
      </w:ins>
    </w:p>
    <w:p w14:paraId="56140133" w14:textId="77777777" w:rsidR="008D790A" w:rsidRPr="008D790A" w:rsidRDefault="008D790A" w:rsidP="008D790A">
      <w:pPr>
        <w:rPr>
          <w:ins w:id="76" w:author="TANUBUDDI HARSHITHA" w:date="2026-07-04T19:10:00Z"/>
        </w:rPr>
      </w:pPr>
      <w:ins w:id="77" w:author="TANUBUDDI HARSHITHA" w:date="2026-07-04T19:10:00Z">
        <w:r w:rsidRPr="008D790A">
          <w:t>var electronics = new Category</w:t>
        </w:r>
      </w:ins>
    </w:p>
    <w:p w14:paraId="587EE003" w14:textId="77777777" w:rsidR="008D790A" w:rsidRPr="008D790A" w:rsidRDefault="008D790A" w:rsidP="008D790A">
      <w:pPr>
        <w:rPr>
          <w:ins w:id="78" w:author="TANUBUDDI HARSHITHA" w:date="2026-07-04T19:10:00Z"/>
        </w:rPr>
      </w:pPr>
      <w:ins w:id="79" w:author="TANUBUDDI HARSHITHA" w:date="2026-07-04T19:10:00Z">
        <w:r w:rsidRPr="008D790A">
          <w:t>{</w:t>
        </w:r>
      </w:ins>
    </w:p>
    <w:p w14:paraId="1664AECE" w14:textId="77777777" w:rsidR="008D790A" w:rsidRPr="008D790A" w:rsidRDefault="008D790A" w:rsidP="008D790A">
      <w:pPr>
        <w:rPr>
          <w:ins w:id="80" w:author="TANUBUDDI HARSHITHA" w:date="2026-07-04T19:10:00Z"/>
        </w:rPr>
      </w:pPr>
      <w:ins w:id="81" w:author="TANUBUDDI HARSHITHA" w:date="2026-07-04T19:10:00Z">
        <w:r w:rsidRPr="008D790A">
          <w:t>    Name = "Electronics"</w:t>
        </w:r>
      </w:ins>
    </w:p>
    <w:p w14:paraId="2EFE6102" w14:textId="14544B72" w:rsidR="008D790A" w:rsidRPr="008D790A" w:rsidRDefault="008D790A" w:rsidP="008D790A">
      <w:pPr>
        <w:rPr>
          <w:ins w:id="82" w:author="TANUBUDDI HARSHITHA" w:date="2026-07-04T19:10:00Z"/>
        </w:rPr>
      </w:pPr>
      <w:ins w:id="83" w:author="TANUBUDDI HARSHITHA" w:date="2026-07-04T19:10:00Z">
        <w:r w:rsidRPr="008D790A">
          <w:t>};</w:t>
        </w:r>
      </w:ins>
    </w:p>
    <w:p w14:paraId="6FDC6151" w14:textId="77777777" w:rsidR="008D790A" w:rsidRPr="008D790A" w:rsidRDefault="008D790A" w:rsidP="008D790A">
      <w:pPr>
        <w:rPr>
          <w:ins w:id="84" w:author="TANUBUDDI HARSHITHA" w:date="2026-07-04T19:10:00Z"/>
        </w:rPr>
      </w:pPr>
      <w:ins w:id="85" w:author="TANUBUDDI HARSHITHA" w:date="2026-07-04T19:10:00Z">
        <w:r w:rsidRPr="008D790A">
          <w:t>var groceries = new Category</w:t>
        </w:r>
      </w:ins>
    </w:p>
    <w:p w14:paraId="748E4739" w14:textId="77777777" w:rsidR="008D790A" w:rsidRPr="008D790A" w:rsidRDefault="008D790A" w:rsidP="008D790A">
      <w:pPr>
        <w:rPr>
          <w:ins w:id="86" w:author="TANUBUDDI HARSHITHA" w:date="2026-07-04T19:10:00Z"/>
        </w:rPr>
      </w:pPr>
      <w:ins w:id="87" w:author="TANUBUDDI HARSHITHA" w:date="2026-07-04T19:10:00Z">
        <w:r w:rsidRPr="008D790A">
          <w:t>{</w:t>
        </w:r>
      </w:ins>
    </w:p>
    <w:p w14:paraId="114F5E01" w14:textId="77777777" w:rsidR="008D790A" w:rsidRPr="008D790A" w:rsidRDefault="008D790A" w:rsidP="008D790A">
      <w:pPr>
        <w:rPr>
          <w:ins w:id="88" w:author="TANUBUDDI HARSHITHA" w:date="2026-07-04T19:10:00Z"/>
        </w:rPr>
      </w:pPr>
      <w:ins w:id="89" w:author="TANUBUDDI HARSHITHA" w:date="2026-07-04T19:10:00Z">
        <w:r w:rsidRPr="008D790A">
          <w:t>    Name = "Groceries"</w:t>
        </w:r>
      </w:ins>
    </w:p>
    <w:p w14:paraId="2CD60F6D" w14:textId="77777777" w:rsidR="008D790A" w:rsidRPr="008D790A" w:rsidRDefault="008D790A" w:rsidP="008D790A">
      <w:pPr>
        <w:rPr>
          <w:ins w:id="90" w:author="TANUBUDDI HARSHITHA" w:date="2026-07-04T19:10:00Z"/>
        </w:rPr>
      </w:pPr>
      <w:ins w:id="91" w:author="TANUBUDDI HARSHITHA" w:date="2026-07-04T19:10:00Z">
        <w:r w:rsidRPr="008D790A">
          <w:t>};</w:t>
        </w:r>
      </w:ins>
    </w:p>
    <w:p w14:paraId="06715CFB" w14:textId="77777777" w:rsidR="008D790A" w:rsidRPr="008D790A" w:rsidRDefault="008D790A" w:rsidP="008D790A">
      <w:pPr>
        <w:rPr>
          <w:ins w:id="92" w:author="TANUBUDDI HARSHITHA" w:date="2026-07-04T19:10:00Z"/>
        </w:rPr>
      </w:pPr>
      <w:proofErr w:type="spellStart"/>
      <w:ins w:id="93" w:author="TANUBUDDI HARSHITHA" w:date="2026-07-04T19:10:00Z">
        <w:r w:rsidRPr="008D790A">
          <w:t>context.Categories.Add</w:t>
        </w:r>
        <w:proofErr w:type="spellEnd"/>
        <w:r w:rsidRPr="008D790A">
          <w:t>(electronics);</w:t>
        </w:r>
      </w:ins>
    </w:p>
    <w:p w14:paraId="4608AAFA" w14:textId="77777777" w:rsidR="008D790A" w:rsidRPr="008D790A" w:rsidRDefault="008D790A" w:rsidP="008D790A">
      <w:pPr>
        <w:rPr>
          <w:ins w:id="94" w:author="TANUBUDDI HARSHITHA" w:date="2026-07-04T19:10:00Z"/>
        </w:rPr>
      </w:pPr>
      <w:proofErr w:type="spellStart"/>
      <w:ins w:id="95" w:author="TANUBUDDI HARSHITHA" w:date="2026-07-04T19:10:00Z">
        <w:r w:rsidRPr="008D790A">
          <w:t>context.Categories.Add</w:t>
        </w:r>
        <w:proofErr w:type="spellEnd"/>
        <w:r w:rsidRPr="008D790A">
          <w:t>(groceries);</w:t>
        </w:r>
      </w:ins>
    </w:p>
    <w:p w14:paraId="2C26D45F" w14:textId="5211E728" w:rsidR="008D790A" w:rsidRPr="008D790A" w:rsidRDefault="008D790A" w:rsidP="008D790A">
      <w:pPr>
        <w:rPr>
          <w:ins w:id="96" w:author="TANUBUDDI HARSHITHA" w:date="2026-07-04T19:10:00Z"/>
        </w:rPr>
      </w:pPr>
      <w:proofErr w:type="spellStart"/>
      <w:ins w:id="97" w:author="TANUBUDDI HARSHITHA" w:date="2026-07-04T19:10:00Z">
        <w:r w:rsidRPr="008D790A">
          <w:t>context.SaveChanges</w:t>
        </w:r>
        <w:proofErr w:type="spellEnd"/>
        <w:r w:rsidRPr="008D790A">
          <w:t>();</w:t>
        </w:r>
      </w:ins>
    </w:p>
    <w:p w14:paraId="76B7C896" w14:textId="77777777" w:rsidR="008D790A" w:rsidRPr="008D790A" w:rsidRDefault="008D790A" w:rsidP="008D790A">
      <w:pPr>
        <w:rPr>
          <w:ins w:id="98" w:author="TANUBUDDI HARSHITHA" w:date="2026-07-04T19:10:00Z"/>
        </w:rPr>
      </w:pPr>
      <w:ins w:id="99" w:author="TANUBUDDI HARSHITHA" w:date="2026-07-04T19:10:00Z">
        <w:r w:rsidRPr="008D790A">
          <w:t>var laptop = new Product</w:t>
        </w:r>
      </w:ins>
    </w:p>
    <w:p w14:paraId="03970B8C" w14:textId="77777777" w:rsidR="008D790A" w:rsidRPr="008D790A" w:rsidRDefault="008D790A" w:rsidP="008D790A">
      <w:pPr>
        <w:rPr>
          <w:ins w:id="100" w:author="TANUBUDDI HARSHITHA" w:date="2026-07-04T19:10:00Z"/>
        </w:rPr>
      </w:pPr>
      <w:ins w:id="101" w:author="TANUBUDDI HARSHITHA" w:date="2026-07-04T19:10:00Z">
        <w:r w:rsidRPr="008D790A">
          <w:t>{</w:t>
        </w:r>
      </w:ins>
    </w:p>
    <w:p w14:paraId="54A2A072" w14:textId="77777777" w:rsidR="008D790A" w:rsidRPr="008D790A" w:rsidRDefault="008D790A" w:rsidP="008D790A">
      <w:pPr>
        <w:rPr>
          <w:ins w:id="102" w:author="TANUBUDDI HARSHITHA" w:date="2026-07-04T19:10:00Z"/>
        </w:rPr>
      </w:pPr>
      <w:ins w:id="103" w:author="TANUBUDDI HARSHITHA" w:date="2026-07-04T19:10:00Z">
        <w:r w:rsidRPr="008D790A">
          <w:t>    Name = "Laptop",</w:t>
        </w:r>
      </w:ins>
    </w:p>
    <w:p w14:paraId="7DF22428" w14:textId="77777777" w:rsidR="008D790A" w:rsidRPr="008D790A" w:rsidRDefault="008D790A" w:rsidP="008D790A">
      <w:pPr>
        <w:rPr>
          <w:ins w:id="104" w:author="TANUBUDDI HARSHITHA" w:date="2026-07-04T19:10:00Z"/>
        </w:rPr>
      </w:pPr>
      <w:ins w:id="105" w:author="TANUBUDDI HARSHITHA" w:date="2026-07-04T19:10:00Z">
        <w:r w:rsidRPr="008D790A">
          <w:t>    Price = 75000,</w:t>
        </w:r>
      </w:ins>
    </w:p>
    <w:p w14:paraId="4D61FE34" w14:textId="77777777" w:rsidR="008D790A" w:rsidRPr="008D790A" w:rsidRDefault="008D790A" w:rsidP="008D790A">
      <w:pPr>
        <w:rPr>
          <w:ins w:id="106" w:author="TANUBUDDI HARSHITHA" w:date="2026-07-04T19:10:00Z"/>
        </w:rPr>
      </w:pPr>
      <w:ins w:id="107" w:author="TANUBUDDI HARSHITHA" w:date="2026-07-04T19:10:00Z">
        <w:r w:rsidRPr="008D790A">
          <w:t xml:space="preserve">    </w:t>
        </w:r>
        <w:proofErr w:type="spellStart"/>
        <w:r w:rsidRPr="008D790A">
          <w:t>CategoryId</w:t>
        </w:r>
        <w:proofErr w:type="spellEnd"/>
        <w:r w:rsidRPr="008D790A">
          <w:t xml:space="preserve"> = </w:t>
        </w:r>
        <w:proofErr w:type="spellStart"/>
        <w:r w:rsidRPr="008D790A">
          <w:t>electronics.Id</w:t>
        </w:r>
        <w:proofErr w:type="spellEnd"/>
      </w:ins>
    </w:p>
    <w:p w14:paraId="1E939851" w14:textId="438B1BED" w:rsidR="008D790A" w:rsidRPr="008D790A" w:rsidRDefault="008D790A" w:rsidP="008D790A">
      <w:pPr>
        <w:rPr>
          <w:ins w:id="108" w:author="TANUBUDDI HARSHITHA" w:date="2026-07-04T19:10:00Z"/>
        </w:rPr>
      </w:pPr>
      <w:ins w:id="109" w:author="TANUBUDDI HARSHITHA" w:date="2026-07-04T19:10:00Z">
        <w:r w:rsidRPr="008D790A">
          <w:t>};</w:t>
        </w:r>
      </w:ins>
    </w:p>
    <w:p w14:paraId="1F470B9B" w14:textId="77777777" w:rsidR="008D790A" w:rsidRPr="008D790A" w:rsidRDefault="008D790A" w:rsidP="008D790A">
      <w:pPr>
        <w:rPr>
          <w:ins w:id="110" w:author="TANUBUDDI HARSHITHA" w:date="2026-07-04T19:10:00Z"/>
        </w:rPr>
      </w:pPr>
      <w:ins w:id="111" w:author="TANUBUDDI HARSHITHA" w:date="2026-07-04T19:10:00Z">
        <w:r w:rsidRPr="008D790A">
          <w:lastRenderedPageBreak/>
          <w:t>var rice = new Product</w:t>
        </w:r>
      </w:ins>
    </w:p>
    <w:p w14:paraId="03950B49" w14:textId="77777777" w:rsidR="008D790A" w:rsidRPr="008D790A" w:rsidRDefault="008D790A" w:rsidP="008D790A">
      <w:pPr>
        <w:rPr>
          <w:ins w:id="112" w:author="TANUBUDDI HARSHITHA" w:date="2026-07-04T19:10:00Z"/>
        </w:rPr>
      </w:pPr>
      <w:ins w:id="113" w:author="TANUBUDDI HARSHITHA" w:date="2026-07-04T19:10:00Z">
        <w:r w:rsidRPr="008D790A">
          <w:t>{</w:t>
        </w:r>
      </w:ins>
    </w:p>
    <w:p w14:paraId="07DE980F" w14:textId="77777777" w:rsidR="008D790A" w:rsidRPr="008D790A" w:rsidRDefault="008D790A" w:rsidP="008D790A">
      <w:pPr>
        <w:rPr>
          <w:ins w:id="114" w:author="TANUBUDDI HARSHITHA" w:date="2026-07-04T19:10:00Z"/>
        </w:rPr>
      </w:pPr>
      <w:ins w:id="115" w:author="TANUBUDDI HARSHITHA" w:date="2026-07-04T19:10:00Z">
        <w:r w:rsidRPr="008D790A">
          <w:t>    Name = "Rice Bag",</w:t>
        </w:r>
      </w:ins>
    </w:p>
    <w:p w14:paraId="017C3532" w14:textId="77777777" w:rsidR="008D790A" w:rsidRPr="008D790A" w:rsidRDefault="008D790A" w:rsidP="008D790A">
      <w:pPr>
        <w:rPr>
          <w:ins w:id="116" w:author="TANUBUDDI HARSHITHA" w:date="2026-07-04T19:10:00Z"/>
        </w:rPr>
      </w:pPr>
      <w:ins w:id="117" w:author="TANUBUDDI HARSHITHA" w:date="2026-07-04T19:10:00Z">
        <w:r w:rsidRPr="008D790A">
          <w:t>    Price = 1200,</w:t>
        </w:r>
      </w:ins>
    </w:p>
    <w:p w14:paraId="1511660E" w14:textId="77777777" w:rsidR="008D790A" w:rsidRPr="008D790A" w:rsidRDefault="008D790A" w:rsidP="008D790A">
      <w:pPr>
        <w:rPr>
          <w:ins w:id="118" w:author="TANUBUDDI HARSHITHA" w:date="2026-07-04T19:10:00Z"/>
        </w:rPr>
      </w:pPr>
      <w:ins w:id="119" w:author="TANUBUDDI HARSHITHA" w:date="2026-07-04T19:10:00Z">
        <w:r w:rsidRPr="008D790A">
          <w:t xml:space="preserve">    </w:t>
        </w:r>
        <w:proofErr w:type="spellStart"/>
        <w:r w:rsidRPr="008D790A">
          <w:t>CategoryId</w:t>
        </w:r>
        <w:proofErr w:type="spellEnd"/>
        <w:r w:rsidRPr="008D790A">
          <w:t xml:space="preserve"> = </w:t>
        </w:r>
        <w:proofErr w:type="spellStart"/>
        <w:r w:rsidRPr="008D790A">
          <w:t>groceries.Id</w:t>
        </w:r>
        <w:proofErr w:type="spellEnd"/>
      </w:ins>
    </w:p>
    <w:p w14:paraId="65E532EC" w14:textId="2FFE3465" w:rsidR="008D790A" w:rsidRPr="008D790A" w:rsidRDefault="008D790A" w:rsidP="008D790A">
      <w:pPr>
        <w:rPr>
          <w:ins w:id="120" w:author="TANUBUDDI HARSHITHA" w:date="2026-07-04T19:10:00Z"/>
        </w:rPr>
      </w:pPr>
      <w:ins w:id="121" w:author="TANUBUDDI HARSHITHA" w:date="2026-07-04T19:10:00Z">
        <w:r w:rsidRPr="008D790A">
          <w:t>};</w:t>
        </w:r>
      </w:ins>
    </w:p>
    <w:p w14:paraId="24DF7AC0" w14:textId="77777777" w:rsidR="008D790A" w:rsidRPr="008D790A" w:rsidRDefault="008D790A" w:rsidP="008D790A">
      <w:pPr>
        <w:rPr>
          <w:ins w:id="122" w:author="TANUBUDDI HARSHITHA" w:date="2026-07-04T19:10:00Z"/>
        </w:rPr>
      </w:pPr>
      <w:proofErr w:type="spellStart"/>
      <w:ins w:id="123" w:author="TANUBUDDI HARSHITHA" w:date="2026-07-04T19:10:00Z">
        <w:r w:rsidRPr="008D790A">
          <w:t>context.Products.Add</w:t>
        </w:r>
        <w:proofErr w:type="spellEnd"/>
        <w:r w:rsidRPr="008D790A">
          <w:t>(laptop);</w:t>
        </w:r>
      </w:ins>
    </w:p>
    <w:p w14:paraId="2C74EA9F" w14:textId="77777777" w:rsidR="008D790A" w:rsidRPr="008D790A" w:rsidRDefault="008D790A" w:rsidP="008D790A">
      <w:pPr>
        <w:rPr>
          <w:ins w:id="124" w:author="TANUBUDDI HARSHITHA" w:date="2026-07-04T19:10:00Z"/>
        </w:rPr>
      </w:pPr>
      <w:proofErr w:type="spellStart"/>
      <w:ins w:id="125" w:author="TANUBUDDI HARSHITHA" w:date="2026-07-04T19:10:00Z">
        <w:r w:rsidRPr="008D790A">
          <w:t>context.Products.Add</w:t>
        </w:r>
        <w:proofErr w:type="spellEnd"/>
        <w:r w:rsidRPr="008D790A">
          <w:t>(rice);</w:t>
        </w:r>
      </w:ins>
    </w:p>
    <w:p w14:paraId="37173F9A" w14:textId="590DE057" w:rsidR="008D790A" w:rsidRPr="008D790A" w:rsidRDefault="008D790A" w:rsidP="008D790A">
      <w:pPr>
        <w:rPr>
          <w:ins w:id="126" w:author="TANUBUDDI HARSHITHA" w:date="2026-07-04T19:10:00Z"/>
        </w:rPr>
      </w:pPr>
      <w:proofErr w:type="spellStart"/>
      <w:ins w:id="127" w:author="TANUBUDDI HARSHITHA" w:date="2026-07-04T19:10:00Z">
        <w:r w:rsidRPr="008D790A">
          <w:t>context.SaveChanges</w:t>
        </w:r>
        <w:proofErr w:type="spellEnd"/>
        <w:r w:rsidRPr="008D790A">
          <w:t>();</w:t>
        </w:r>
      </w:ins>
    </w:p>
    <w:p w14:paraId="1FE71DB5" w14:textId="397B5F47" w:rsidR="008D790A" w:rsidRPr="008D790A" w:rsidRDefault="008D790A" w:rsidP="008D790A">
      <w:pPr>
        <w:rPr>
          <w:rPrChange w:id="128" w:author="TANUBUDDI HARSHITHA" w:date="2026-07-04T19:10:00Z" w16du:dateUtc="2026-07-04T13:40:00Z">
            <w:rPr>
              <w:rFonts w:ascii="Times New Roman" w:hAnsi="Times New Roman" w:cs="Times New Roman"/>
            </w:rPr>
          </w:rPrChange>
        </w:rPr>
        <w:pPrChange w:id="129" w:author="TANUBUDDI HARSHITHA" w:date="2026-07-04T19:10:00Z" w16du:dateUtc="2026-07-04T13:40:00Z">
          <w:pPr>
            <w:pStyle w:val="Heading2"/>
            <w:spacing w:beforeLines="80" w:before="192"/>
          </w:pPr>
        </w:pPrChange>
      </w:pPr>
      <w:proofErr w:type="spellStart"/>
      <w:ins w:id="130" w:author="TANUBUDDI HARSHITHA" w:date="2026-07-04T19:10:00Z">
        <w:r w:rsidRPr="008D790A">
          <w:t>Console.WriteLine</w:t>
        </w:r>
        <w:proofErr w:type="spellEnd"/>
        <w:r w:rsidRPr="008D790A">
          <w:t>("Data inserted successfully.");</w:t>
        </w:r>
      </w:ins>
    </w:p>
    <w:p w14:paraId="543B0E24" w14:textId="64F3959F" w:rsidR="002456CB" w:rsidDel="008D790A" w:rsidRDefault="002456CB" w:rsidP="002456CB">
      <w:pPr>
        <w:rPr>
          <w:del w:id="131" w:author="TANUBUDDI HARSHITHA" w:date="2026-07-04T19:10:00Z" w16du:dateUtc="2026-07-04T13:40:00Z"/>
          <w:b/>
          <w:bCs/>
          <w:sz w:val="26"/>
          <w:szCs w:val="26"/>
        </w:rPr>
      </w:pPr>
      <w:del w:id="132" w:author="TANUBUDDI HARSHITHA" w:date="2026-07-04T19:10:00Z" w16du:dateUtc="2026-07-04T13:40:00Z">
        <w:r w:rsidRPr="002456CB" w:rsidDel="008D790A">
          <w:rPr>
            <w:b/>
            <w:bCs/>
            <w:sz w:val="26"/>
            <w:szCs w:val="26"/>
          </w:rPr>
          <w:delText>Category.cs</w:delText>
        </w:r>
      </w:del>
    </w:p>
    <w:p w14:paraId="66B0659E" w14:textId="30AA0A79" w:rsidR="002456CB" w:rsidRPr="002456CB" w:rsidDel="008D790A" w:rsidRDefault="002456CB" w:rsidP="002456CB">
      <w:pPr>
        <w:rPr>
          <w:del w:id="133" w:author="TANUBUDDI HARSHITHA" w:date="2026-07-04T19:10:00Z" w16du:dateUtc="2026-07-04T13:40:00Z"/>
        </w:rPr>
      </w:pPr>
      <w:del w:id="134" w:author="TANUBUDDI HARSHITHA" w:date="2026-07-04T19:10:00Z" w16du:dateUtc="2026-07-04T13:40:00Z">
        <w:r w:rsidRPr="002456CB" w:rsidDel="008D790A">
          <w:delText>using System.Collections.Generic;</w:delText>
        </w:r>
      </w:del>
    </w:p>
    <w:p w14:paraId="18374308" w14:textId="448F6167" w:rsidR="002456CB" w:rsidRPr="002456CB" w:rsidDel="008D790A" w:rsidRDefault="002456CB" w:rsidP="002456CB">
      <w:pPr>
        <w:rPr>
          <w:del w:id="135" w:author="TANUBUDDI HARSHITHA" w:date="2026-07-04T19:10:00Z" w16du:dateUtc="2026-07-04T13:40:00Z"/>
        </w:rPr>
      </w:pPr>
      <w:del w:id="136" w:author="TANUBUDDI HARSHITHA" w:date="2026-07-04T19:10:00Z" w16du:dateUtc="2026-07-04T13:40:00Z">
        <w:r w:rsidRPr="002456CB" w:rsidDel="008D790A">
          <w:delText>namespace RetailInventory.Models</w:delText>
        </w:r>
      </w:del>
    </w:p>
    <w:p w14:paraId="1B133B36" w14:textId="32B7426E" w:rsidR="002456CB" w:rsidRPr="002456CB" w:rsidDel="008D790A" w:rsidRDefault="002456CB" w:rsidP="002456CB">
      <w:pPr>
        <w:rPr>
          <w:del w:id="137" w:author="TANUBUDDI HARSHITHA" w:date="2026-07-04T19:10:00Z" w16du:dateUtc="2026-07-04T13:40:00Z"/>
        </w:rPr>
      </w:pPr>
      <w:del w:id="138" w:author="TANUBUDDI HARSHITHA" w:date="2026-07-04T19:10:00Z" w16du:dateUtc="2026-07-04T13:40:00Z">
        <w:r w:rsidRPr="002456CB" w:rsidDel="008D790A">
          <w:delText>{</w:delText>
        </w:r>
      </w:del>
    </w:p>
    <w:p w14:paraId="4BD34E06" w14:textId="287EDAA2" w:rsidR="002456CB" w:rsidRPr="002456CB" w:rsidDel="008D790A" w:rsidRDefault="002456CB" w:rsidP="002456CB">
      <w:pPr>
        <w:rPr>
          <w:del w:id="139" w:author="TANUBUDDI HARSHITHA" w:date="2026-07-04T19:10:00Z" w16du:dateUtc="2026-07-04T13:40:00Z"/>
        </w:rPr>
      </w:pPr>
      <w:del w:id="140" w:author="TANUBUDDI HARSHITHA" w:date="2026-07-04T19:10:00Z" w16du:dateUtc="2026-07-04T13:40:00Z">
        <w:r w:rsidRPr="002456CB" w:rsidDel="008D790A">
          <w:delText>    public class Category</w:delText>
        </w:r>
      </w:del>
    </w:p>
    <w:p w14:paraId="046519FE" w14:textId="0FF28460" w:rsidR="002456CB" w:rsidRPr="002456CB" w:rsidDel="008D790A" w:rsidRDefault="002456CB" w:rsidP="002456CB">
      <w:pPr>
        <w:rPr>
          <w:del w:id="141" w:author="TANUBUDDI HARSHITHA" w:date="2026-07-04T19:10:00Z" w16du:dateUtc="2026-07-04T13:40:00Z"/>
        </w:rPr>
      </w:pPr>
      <w:del w:id="142" w:author="TANUBUDDI HARSHITHA" w:date="2026-07-04T19:10:00Z" w16du:dateUtc="2026-07-04T13:40:00Z">
        <w:r w:rsidRPr="002456CB" w:rsidDel="008D790A">
          <w:delText>    {</w:delText>
        </w:r>
      </w:del>
    </w:p>
    <w:p w14:paraId="45C37401" w14:textId="094ECB20" w:rsidR="002456CB" w:rsidRPr="002456CB" w:rsidDel="008D790A" w:rsidRDefault="002456CB" w:rsidP="002456CB">
      <w:pPr>
        <w:rPr>
          <w:del w:id="143" w:author="TANUBUDDI HARSHITHA" w:date="2026-07-04T19:10:00Z" w16du:dateUtc="2026-07-04T13:40:00Z"/>
        </w:rPr>
      </w:pPr>
      <w:del w:id="144" w:author="TANUBUDDI HARSHITHA" w:date="2026-07-04T19:10:00Z" w16du:dateUtc="2026-07-04T13:40:00Z">
        <w:r w:rsidRPr="002456CB" w:rsidDel="008D790A">
          <w:delText>        public int Id { get; set; }</w:delText>
        </w:r>
      </w:del>
    </w:p>
    <w:p w14:paraId="7D23E255" w14:textId="794CF9C0" w:rsidR="002456CB" w:rsidRPr="002456CB" w:rsidDel="008D790A" w:rsidRDefault="002456CB" w:rsidP="002456CB">
      <w:pPr>
        <w:rPr>
          <w:del w:id="145" w:author="TANUBUDDI HARSHITHA" w:date="2026-07-04T19:10:00Z" w16du:dateUtc="2026-07-04T13:40:00Z"/>
        </w:rPr>
      </w:pPr>
      <w:del w:id="146" w:author="TANUBUDDI HARSHITHA" w:date="2026-07-04T19:10:00Z" w16du:dateUtc="2026-07-04T13:40:00Z">
        <w:r w:rsidRPr="002456CB" w:rsidDel="008D790A">
          <w:delText>        public string Name { get; set; }</w:delText>
        </w:r>
      </w:del>
    </w:p>
    <w:p w14:paraId="64AEDDAC" w14:textId="05FFE775" w:rsidR="002456CB" w:rsidRPr="002456CB" w:rsidDel="008D790A" w:rsidRDefault="002456CB" w:rsidP="002456CB">
      <w:pPr>
        <w:rPr>
          <w:del w:id="147" w:author="TANUBUDDI HARSHITHA" w:date="2026-07-04T19:10:00Z" w16du:dateUtc="2026-07-04T13:40:00Z"/>
        </w:rPr>
      </w:pPr>
      <w:del w:id="148" w:author="TANUBUDDI HARSHITHA" w:date="2026-07-04T19:10:00Z" w16du:dateUtc="2026-07-04T13:40:00Z">
        <w:r w:rsidRPr="002456CB" w:rsidDel="008D790A">
          <w:delText>        public List&lt;Product&gt; Products { get; set; } = new List&lt;Product&gt;();</w:delText>
        </w:r>
      </w:del>
    </w:p>
    <w:p w14:paraId="41C8339D" w14:textId="70DCC088" w:rsidR="002456CB" w:rsidRPr="002456CB" w:rsidDel="008D790A" w:rsidRDefault="002456CB" w:rsidP="002456CB">
      <w:pPr>
        <w:rPr>
          <w:del w:id="149" w:author="TANUBUDDI HARSHITHA" w:date="2026-07-04T19:10:00Z" w16du:dateUtc="2026-07-04T13:40:00Z"/>
        </w:rPr>
      </w:pPr>
      <w:del w:id="150" w:author="TANUBUDDI HARSHITHA" w:date="2026-07-04T19:10:00Z" w16du:dateUtc="2026-07-04T13:40:00Z">
        <w:r w:rsidRPr="002456CB" w:rsidDel="008D790A">
          <w:delText>    }}</w:delText>
        </w:r>
      </w:del>
    </w:p>
    <w:p w14:paraId="42CC68F3" w14:textId="3EA6B2E9" w:rsidR="002456CB" w:rsidRPr="002456CB" w:rsidDel="008D790A" w:rsidRDefault="002456CB" w:rsidP="002456CB">
      <w:pPr>
        <w:rPr>
          <w:del w:id="151" w:author="TANUBUDDI HARSHITHA" w:date="2026-07-04T19:10:00Z" w16du:dateUtc="2026-07-04T13:40:00Z"/>
          <w:b/>
          <w:bCs/>
          <w:sz w:val="26"/>
          <w:szCs w:val="26"/>
        </w:rPr>
      </w:pPr>
      <w:del w:id="152" w:author="TANUBUDDI HARSHITHA" w:date="2026-07-04T19:10:00Z" w16du:dateUtc="2026-07-04T13:40:00Z">
        <w:r w:rsidRPr="002456CB" w:rsidDel="008D790A">
          <w:rPr>
            <w:b/>
            <w:bCs/>
            <w:sz w:val="26"/>
            <w:szCs w:val="26"/>
          </w:rPr>
          <w:delText>Product.cs</w:delText>
        </w:r>
      </w:del>
    </w:p>
    <w:p w14:paraId="0D35171C" w14:textId="20289BE3" w:rsidR="002456CB" w:rsidRPr="002456CB" w:rsidDel="008D790A" w:rsidRDefault="002456CB" w:rsidP="002456CB">
      <w:pPr>
        <w:rPr>
          <w:del w:id="153" w:author="TANUBUDDI HARSHITHA" w:date="2026-07-04T19:10:00Z" w16du:dateUtc="2026-07-04T13:40:00Z"/>
        </w:rPr>
      </w:pPr>
      <w:del w:id="154" w:author="TANUBUDDI HARSHITHA" w:date="2026-07-04T19:10:00Z" w16du:dateUtc="2026-07-04T13:40:00Z">
        <w:r w:rsidRPr="002456CB" w:rsidDel="008D790A">
          <w:delText>namespace RetailInventory.Models</w:delText>
        </w:r>
      </w:del>
    </w:p>
    <w:p w14:paraId="2E695587" w14:textId="4EAEC328" w:rsidR="002456CB" w:rsidRPr="002456CB" w:rsidDel="008D790A" w:rsidRDefault="002456CB" w:rsidP="002456CB">
      <w:pPr>
        <w:rPr>
          <w:del w:id="155" w:author="TANUBUDDI HARSHITHA" w:date="2026-07-04T19:10:00Z" w16du:dateUtc="2026-07-04T13:40:00Z"/>
        </w:rPr>
      </w:pPr>
      <w:del w:id="156" w:author="TANUBUDDI HARSHITHA" w:date="2026-07-04T19:10:00Z" w16du:dateUtc="2026-07-04T13:40:00Z">
        <w:r w:rsidRPr="002456CB" w:rsidDel="008D790A">
          <w:delText>{ public class Product</w:delText>
        </w:r>
      </w:del>
    </w:p>
    <w:p w14:paraId="1A02DD29" w14:textId="05CA515A" w:rsidR="002456CB" w:rsidRPr="002456CB" w:rsidDel="008D790A" w:rsidRDefault="002456CB" w:rsidP="002456CB">
      <w:pPr>
        <w:rPr>
          <w:del w:id="157" w:author="TANUBUDDI HARSHITHA" w:date="2026-07-04T19:10:00Z" w16du:dateUtc="2026-07-04T13:40:00Z"/>
        </w:rPr>
      </w:pPr>
      <w:del w:id="158" w:author="TANUBUDDI HARSHITHA" w:date="2026-07-04T19:10:00Z" w16du:dateUtc="2026-07-04T13:40:00Z">
        <w:r w:rsidRPr="002456CB" w:rsidDel="008D790A">
          <w:delText>    {</w:delText>
        </w:r>
      </w:del>
    </w:p>
    <w:p w14:paraId="2888F567" w14:textId="31C1B71C" w:rsidR="002456CB" w:rsidRPr="002456CB" w:rsidDel="008D790A" w:rsidRDefault="002456CB" w:rsidP="002456CB">
      <w:pPr>
        <w:rPr>
          <w:del w:id="159" w:author="TANUBUDDI HARSHITHA" w:date="2026-07-04T19:10:00Z" w16du:dateUtc="2026-07-04T13:40:00Z"/>
        </w:rPr>
      </w:pPr>
      <w:del w:id="160" w:author="TANUBUDDI HARSHITHA" w:date="2026-07-04T19:10:00Z" w16du:dateUtc="2026-07-04T13:40:00Z">
        <w:r w:rsidRPr="002456CB" w:rsidDel="008D790A">
          <w:delText>        public int Id { get; set; }</w:delText>
        </w:r>
      </w:del>
    </w:p>
    <w:p w14:paraId="5F9A3A4E" w14:textId="16D868A7" w:rsidR="002456CB" w:rsidRPr="002456CB" w:rsidDel="008D790A" w:rsidRDefault="002456CB" w:rsidP="002456CB">
      <w:pPr>
        <w:rPr>
          <w:del w:id="161" w:author="TANUBUDDI HARSHITHA" w:date="2026-07-04T19:10:00Z" w16du:dateUtc="2026-07-04T13:40:00Z"/>
        </w:rPr>
      </w:pPr>
      <w:del w:id="162" w:author="TANUBUDDI HARSHITHA" w:date="2026-07-04T19:10:00Z" w16du:dateUtc="2026-07-04T13:40:00Z">
        <w:r w:rsidRPr="002456CB" w:rsidDel="008D790A">
          <w:delText>        public string Name { get; set; }</w:delText>
        </w:r>
      </w:del>
    </w:p>
    <w:p w14:paraId="4EDB488C" w14:textId="5E8D51AE" w:rsidR="002456CB" w:rsidRPr="002456CB" w:rsidDel="008D790A" w:rsidRDefault="002456CB" w:rsidP="002456CB">
      <w:pPr>
        <w:rPr>
          <w:del w:id="163" w:author="TANUBUDDI HARSHITHA" w:date="2026-07-04T19:10:00Z" w16du:dateUtc="2026-07-04T13:40:00Z"/>
        </w:rPr>
      </w:pPr>
      <w:del w:id="164" w:author="TANUBUDDI HARSHITHA" w:date="2026-07-04T19:10:00Z" w16du:dateUtc="2026-07-04T13:40:00Z">
        <w:r w:rsidRPr="002456CB" w:rsidDel="008D790A">
          <w:delText>        public decimal Price { get; set; }</w:delText>
        </w:r>
      </w:del>
    </w:p>
    <w:p w14:paraId="0396212F" w14:textId="42DFD6D7" w:rsidR="002456CB" w:rsidRPr="002456CB" w:rsidDel="008D790A" w:rsidRDefault="002456CB" w:rsidP="002456CB">
      <w:pPr>
        <w:rPr>
          <w:del w:id="165" w:author="TANUBUDDI HARSHITHA" w:date="2026-07-04T19:10:00Z" w16du:dateUtc="2026-07-04T13:40:00Z"/>
        </w:rPr>
      </w:pPr>
      <w:del w:id="166" w:author="TANUBUDDI HARSHITHA" w:date="2026-07-04T19:10:00Z" w16du:dateUtc="2026-07-04T13:40:00Z">
        <w:r w:rsidRPr="002456CB" w:rsidDel="008D790A">
          <w:delText>        public int CategoryId { get; set; }</w:delText>
        </w:r>
      </w:del>
    </w:p>
    <w:p w14:paraId="3183BF4C" w14:textId="16915713" w:rsidR="002456CB" w:rsidRPr="002456CB" w:rsidDel="008D790A" w:rsidRDefault="002456CB" w:rsidP="002456CB">
      <w:pPr>
        <w:rPr>
          <w:del w:id="167" w:author="TANUBUDDI HARSHITHA" w:date="2026-07-04T19:10:00Z" w16du:dateUtc="2026-07-04T13:40:00Z"/>
        </w:rPr>
      </w:pPr>
      <w:del w:id="168" w:author="TANUBUDDI HARSHITHA" w:date="2026-07-04T19:10:00Z" w16du:dateUtc="2026-07-04T13:40:00Z">
        <w:r w:rsidRPr="002456CB" w:rsidDel="008D790A">
          <w:delText>        public Category Category { get; set; }</w:delText>
        </w:r>
      </w:del>
    </w:p>
    <w:p w14:paraId="264E9B6E" w14:textId="2CFE449E" w:rsidR="002456CB" w:rsidRPr="002456CB" w:rsidDel="008D790A" w:rsidRDefault="002456CB" w:rsidP="002456CB">
      <w:pPr>
        <w:rPr>
          <w:del w:id="169" w:author="TANUBUDDI HARSHITHA" w:date="2026-07-04T19:10:00Z" w16du:dateUtc="2026-07-04T13:40:00Z"/>
        </w:rPr>
      </w:pPr>
      <w:del w:id="170" w:author="TANUBUDDI HARSHITHA" w:date="2026-07-04T19:10:00Z" w16du:dateUtc="2026-07-04T13:40:00Z">
        <w:r w:rsidRPr="002456CB" w:rsidDel="008D790A">
          <w:delText>    }</w:delText>
        </w:r>
      </w:del>
    </w:p>
    <w:p w14:paraId="30AD961E" w14:textId="2ABDEA86" w:rsidR="002456CB" w:rsidRPr="002456CB" w:rsidDel="008D790A" w:rsidRDefault="002456CB" w:rsidP="002456CB">
      <w:pPr>
        <w:rPr>
          <w:del w:id="171" w:author="TANUBUDDI HARSHITHA" w:date="2026-07-04T19:10:00Z" w16du:dateUtc="2026-07-04T13:40:00Z"/>
        </w:rPr>
      </w:pPr>
      <w:del w:id="172" w:author="TANUBUDDI HARSHITHA" w:date="2026-07-04T19:10:00Z" w16du:dateUtc="2026-07-04T13:40:00Z">
        <w:r w:rsidRPr="002456CB" w:rsidDel="008D790A">
          <w:delText>}</w:delText>
        </w:r>
      </w:del>
    </w:p>
    <w:p w14:paraId="7C254AC0" w14:textId="32A642DF" w:rsidR="002456CB" w:rsidDel="008D790A" w:rsidRDefault="002456CB" w:rsidP="002456CB">
      <w:pPr>
        <w:rPr>
          <w:del w:id="173" w:author="TANUBUDDI HARSHITHA" w:date="2026-07-04T19:10:00Z" w16du:dateUtc="2026-07-04T13:40:00Z"/>
          <w:b/>
          <w:bCs/>
          <w:sz w:val="26"/>
          <w:szCs w:val="26"/>
        </w:rPr>
      </w:pPr>
      <w:del w:id="174" w:author="TANUBUDDI HARSHITHA" w:date="2026-07-04T19:10:00Z" w16du:dateUtc="2026-07-04T13:40:00Z">
        <w:r w:rsidRPr="002456CB" w:rsidDel="008D790A">
          <w:rPr>
            <w:b/>
            <w:bCs/>
            <w:sz w:val="26"/>
            <w:szCs w:val="26"/>
          </w:rPr>
          <w:delText>AppDbContext.cs</w:delText>
        </w:r>
      </w:del>
    </w:p>
    <w:p w14:paraId="2D61CFE3" w14:textId="18751899" w:rsidR="002456CB" w:rsidRPr="002456CB" w:rsidDel="008D790A" w:rsidRDefault="002456CB" w:rsidP="002456CB">
      <w:pPr>
        <w:rPr>
          <w:del w:id="175" w:author="TANUBUDDI HARSHITHA" w:date="2026-07-04T19:10:00Z" w16du:dateUtc="2026-07-04T13:40:00Z"/>
        </w:rPr>
      </w:pPr>
      <w:del w:id="176" w:author="TANUBUDDI HARSHITHA" w:date="2026-07-04T19:10:00Z" w16du:dateUtc="2026-07-04T13:40:00Z">
        <w:r w:rsidRPr="002456CB" w:rsidDel="008D790A">
          <w:delText>using Microsoft.EntityFrameworkCore;</w:delText>
        </w:r>
      </w:del>
    </w:p>
    <w:p w14:paraId="37C8D97C" w14:textId="4FC223CB" w:rsidR="002456CB" w:rsidRPr="002456CB" w:rsidDel="008D790A" w:rsidRDefault="002456CB" w:rsidP="002456CB">
      <w:pPr>
        <w:rPr>
          <w:del w:id="177" w:author="TANUBUDDI HARSHITHA" w:date="2026-07-04T19:10:00Z" w16du:dateUtc="2026-07-04T13:40:00Z"/>
        </w:rPr>
      </w:pPr>
      <w:del w:id="178" w:author="TANUBUDDI HARSHITHA" w:date="2026-07-04T19:10:00Z" w16du:dateUtc="2026-07-04T13:40:00Z">
        <w:r w:rsidRPr="002456CB" w:rsidDel="008D790A">
          <w:delText>using RetailInventory.Models;</w:delText>
        </w:r>
      </w:del>
    </w:p>
    <w:p w14:paraId="2F4C37F9" w14:textId="76AE548A" w:rsidR="002456CB" w:rsidRPr="002456CB" w:rsidDel="008D790A" w:rsidRDefault="002456CB" w:rsidP="002456CB">
      <w:pPr>
        <w:rPr>
          <w:del w:id="179" w:author="TANUBUDDI HARSHITHA" w:date="2026-07-04T19:10:00Z" w16du:dateUtc="2026-07-04T13:40:00Z"/>
        </w:rPr>
      </w:pPr>
      <w:del w:id="180" w:author="TANUBUDDI HARSHITHA" w:date="2026-07-04T19:10:00Z" w16du:dateUtc="2026-07-04T13:40:00Z">
        <w:r w:rsidRPr="002456CB" w:rsidDel="008D790A">
          <w:delText>namespace RetailInventory.Data</w:delText>
        </w:r>
      </w:del>
    </w:p>
    <w:p w14:paraId="5AD60C7B" w14:textId="04F12049" w:rsidR="002456CB" w:rsidDel="008D790A" w:rsidRDefault="002456CB" w:rsidP="002456CB">
      <w:pPr>
        <w:rPr>
          <w:del w:id="181" w:author="TANUBUDDI HARSHITHA" w:date="2026-07-04T19:10:00Z" w16du:dateUtc="2026-07-04T13:40:00Z"/>
        </w:rPr>
      </w:pPr>
      <w:del w:id="182" w:author="TANUBUDDI HARSHITHA" w:date="2026-07-04T19:10:00Z" w16du:dateUtc="2026-07-04T13:40:00Z">
        <w:r w:rsidRPr="002456CB" w:rsidDel="008D790A">
          <w:delText>{</w:delText>
        </w:r>
      </w:del>
    </w:p>
    <w:p w14:paraId="5E75AC7D" w14:textId="17CFE76D" w:rsidR="002456CB" w:rsidRPr="002456CB" w:rsidDel="008D790A" w:rsidRDefault="002456CB" w:rsidP="002456CB">
      <w:pPr>
        <w:rPr>
          <w:del w:id="183" w:author="TANUBUDDI HARSHITHA" w:date="2026-07-04T19:10:00Z" w16du:dateUtc="2026-07-04T13:40:00Z"/>
        </w:rPr>
      </w:pPr>
      <w:del w:id="184" w:author="TANUBUDDI HARSHITHA" w:date="2026-07-04T19:10:00Z" w16du:dateUtc="2026-07-04T13:40:00Z">
        <w:r w:rsidDel="008D790A">
          <w:delText xml:space="preserve"> </w:delText>
        </w:r>
        <w:r w:rsidRPr="002456CB" w:rsidDel="008D790A">
          <w:delText>public class AppDbContext : DbContext</w:delText>
        </w:r>
      </w:del>
    </w:p>
    <w:p w14:paraId="7897F408" w14:textId="4C409401" w:rsidR="002456CB" w:rsidRPr="002456CB" w:rsidDel="008D790A" w:rsidRDefault="002456CB" w:rsidP="002456CB">
      <w:pPr>
        <w:rPr>
          <w:del w:id="185" w:author="TANUBUDDI HARSHITHA" w:date="2026-07-04T19:10:00Z" w16du:dateUtc="2026-07-04T13:40:00Z"/>
        </w:rPr>
      </w:pPr>
      <w:del w:id="186" w:author="TANUBUDDI HARSHITHA" w:date="2026-07-04T19:10:00Z" w16du:dateUtc="2026-07-04T13:40:00Z">
        <w:r w:rsidRPr="002456CB" w:rsidDel="008D790A">
          <w:delText>    {   public DbSet&lt;Product&gt; Products { get; set; }</w:delText>
        </w:r>
      </w:del>
    </w:p>
    <w:p w14:paraId="71E86567" w14:textId="57A5AF74" w:rsidR="002456CB" w:rsidRPr="002456CB" w:rsidDel="008D790A" w:rsidRDefault="002456CB" w:rsidP="002456CB">
      <w:pPr>
        <w:rPr>
          <w:del w:id="187" w:author="TANUBUDDI HARSHITHA" w:date="2026-07-04T19:10:00Z" w16du:dateUtc="2026-07-04T13:40:00Z"/>
        </w:rPr>
      </w:pPr>
      <w:del w:id="188" w:author="TANUBUDDI HARSHITHA" w:date="2026-07-04T19:10:00Z" w16du:dateUtc="2026-07-04T13:40:00Z">
        <w:r w:rsidRPr="002456CB" w:rsidDel="008D790A">
          <w:delText>        public DbSet&lt;Category&gt; Categories { get; set; }</w:delText>
        </w:r>
      </w:del>
    </w:p>
    <w:p w14:paraId="7B870425" w14:textId="2907E487" w:rsidR="002456CB" w:rsidRPr="002456CB" w:rsidDel="008D790A" w:rsidRDefault="002456CB" w:rsidP="002456CB">
      <w:pPr>
        <w:rPr>
          <w:del w:id="189" w:author="TANUBUDDI HARSHITHA" w:date="2026-07-04T19:10:00Z" w16du:dateUtc="2026-07-04T13:40:00Z"/>
        </w:rPr>
      </w:pPr>
      <w:del w:id="190" w:author="TANUBUDDI HARSHITHA" w:date="2026-07-04T19:10:00Z" w16du:dateUtc="2026-07-04T13:40:00Z">
        <w:r w:rsidRPr="002456CB" w:rsidDel="008D790A">
          <w:delText>        protected override void OnConfiguring(DbContextOptionsBuilder optionsBuilder)</w:delText>
        </w:r>
      </w:del>
    </w:p>
    <w:p w14:paraId="57213E35" w14:textId="783B3DFC" w:rsidR="002456CB" w:rsidRPr="002456CB" w:rsidDel="008D790A" w:rsidRDefault="002456CB" w:rsidP="002456CB">
      <w:pPr>
        <w:rPr>
          <w:del w:id="191" w:author="TANUBUDDI HARSHITHA" w:date="2026-07-04T19:10:00Z" w16du:dateUtc="2026-07-04T13:40:00Z"/>
        </w:rPr>
      </w:pPr>
      <w:del w:id="192" w:author="TANUBUDDI HARSHITHA" w:date="2026-07-04T19:10:00Z" w16du:dateUtc="2026-07-04T13:40:00Z">
        <w:r w:rsidRPr="002456CB" w:rsidDel="008D790A">
          <w:delText>        {</w:delText>
        </w:r>
        <w:r w:rsidDel="008D790A">
          <w:delText xml:space="preserve"> </w:delText>
        </w:r>
        <w:r w:rsidRPr="002456CB" w:rsidDel="008D790A">
          <w:delText>optionsBuilder.UseSqlServer(</w:delText>
        </w:r>
      </w:del>
    </w:p>
    <w:p w14:paraId="315C536B" w14:textId="2950B809" w:rsidR="002456CB" w:rsidRPr="002456CB" w:rsidDel="008D790A" w:rsidRDefault="002456CB" w:rsidP="002456CB">
      <w:pPr>
        <w:rPr>
          <w:del w:id="193" w:author="TANUBUDDI HARSHITHA" w:date="2026-07-04T19:10:00Z" w16du:dateUtc="2026-07-04T13:40:00Z"/>
        </w:rPr>
      </w:pPr>
      <w:del w:id="194" w:author="TANUBUDDI HARSHITHA" w:date="2026-07-04T19:10:00Z" w16du:dateUtc="2026-07-04T13:40:00Z">
        <w:r w:rsidRPr="002456CB" w:rsidDel="008D790A">
          <w:delText>                "Server=localhost\\SQLEXPRESS;Database=RetailDB;Trusted_Connection=True;TrustServerCertificate=True;");</w:delText>
        </w:r>
      </w:del>
    </w:p>
    <w:p w14:paraId="3DF8F362" w14:textId="56EAD20C" w:rsidR="002456CB" w:rsidRPr="002456CB" w:rsidDel="008D790A" w:rsidRDefault="002456CB" w:rsidP="002456CB">
      <w:pPr>
        <w:rPr>
          <w:del w:id="195" w:author="TANUBUDDI HARSHITHA" w:date="2026-07-04T19:10:00Z" w16du:dateUtc="2026-07-04T13:40:00Z"/>
        </w:rPr>
      </w:pPr>
      <w:del w:id="196" w:author="TANUBUDDI HARSHITHA" w:date="2026-07-04T19:10:00Z" w16du:dateUtc="2026-07-04T13:40:00Z">
        <w:r w:rsidRPr="002456CB" w:rsidDel="008D790A">
          <w:delText>        }</w:delText>
        </w:r>
      </w:del>
    </w:p>
    <w:p w14:paraId="129DC355" w14:textId="6695F923" w:rsidR="002456CB" w:rsidRPr="002456CB" w:rsidDel="008D790A" w:rsidRDefault="002456CB" w:rsidP="002456CB">
      <w:pPr>
        <w:rPr>
          <w:del w:id="197" w:author="TANUBUDDI HARSHITHA" w:date="2026-07-04T19:10:00Z" w16du:dateUtc="2026-07-04T13:40:00Z"/>
        </w:rPr>
      </w:pPr>
      <w:del w:id="198" w:author="TANUBUDDI HARSHITHA" w:date="2026-07-04T19:10:00Z" w16du:dateUtc="2026-07-04T13:40:00Z">
        <w:r w:rsidRPr="002456CB" w:rsidDel="008D790A">
          <w:delText>    }</w:delText>
        </w:r>
      </w:del>
    </w:p>
    <w:p w14:paraId="789A54B0" w14:textId="2CA66914" w:rsidR="002456CB" w:rsidRPr="004B700D" w:rsidDel="008D790A" w:rsidRDefault="002456CB" w:rsidP="002456CB">
      <w:pPr>
        <w:rPr>
          <w:del w:id="199" w:author="TANUBUDDI HARSHITHA" w:date="2026-07-04T19:10:00Z" w16du:dateUtc="2026-07-04T13:40:00Z"/>
        </w:rPr>
      </w:pPr>
      <w:del w:id="200" w:author="TANUBUDDI HARSHITHA" w:date="2026-07-04T19:10:00Z" w16du:dateUtc="2026-07-04T13:40:00Z">
        <w:r w:rsidRPr="002456CB" w:rsidDel="008D790A">
          <w:delText>}</w:delText>
        </w:r>
      </w:del>
    </w:p>
    <w:p w14:paraId="53AFED6E" w14:textId="5FB9F7F2" w:rsidR="002456CB" w:rsidRPr="004C2B2D" w:rsidDel="008D790A" w:rsidRDefault="002456CB" w:rsidP="002456CB">
      <w:pPr>
        <w:pStyle w:val="Heading2"/>
        <w:spacing w:beforeLines="80" w:before="192"/>
        <w:rPr>
          <w:del w:id="201" w:author="TANUBUDDI HARSHITHA" w:date="2026-07-04T19:10:00Z" w16du:dateUtc="2026-07-04T13:40:00Z"/>
          <w:rFonts w:ascii="Times New Roman" w:hAnsi="Times New Roman" w:cs="Times New Roman"/>
        </w:rPr>
      </w:pPr>
      <w:del w:id="202" w:author="TANUBUDDI HARSHITHA" w:date="2026-07-04T19:10:00Z" w16du:dateUtc="2026-07-04T13:40:00Z">
        <w:r w:rsidRPr="004C2B2D" w:rsidDel="008D790A">
          <w:rPr>
            <w:rFonts w:ascii="Times New Roman" w:hAnsi="Times New Roman" w:cs="Times New Roman"/>
          </w:rPr>
          <w:delText>Program.cs</w:delText>
        </w:r>
      </w:del>
    </w:p>
    <w:p w14:paraId="11C6293E" w14:textId="07C94675" w:rsidR="002456CB" w:rsidRPr="002456CB" w:rsidDel="008D790A" w:rsidRDefault="002456CB" w:rsidP="002456CB">
      <w:pPr>
        <w:pStyle w:val="Heading2"/>
        <w:rPr>
          <w:del w:id="203" w:author="TANUBUDDI HARSHITHA" w:date="2026-07-04T19:10:00Z" w16du:dateUtc="2026-07-04T13:40:00Z"/>
          <w:rFonts w:ascii="Times New Roman" w:eastAsiaTheme="minorEastAsia" w:hAnsi="Times New Roman" w:cs="Times New Roman"/>
          <w:color w:val="auto"/>
          <w:sz w:val="22"/>
          <w:szCs w:val="22"/>
        </w:rPr>
      </w:pPr>
      <w:del w:id="204" w:author="TANUBUDDI HARSHITHA" w:date="2026-07-04T19:10:00Z" w16du:dateUtc="2026-07-04T13:40:00Z">
        <w:r w:rsidRPr="002456CB" w:rsidDel="008D790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using RetailInventory.Data;</w:delText>
        </w:r>
      </w:del>
    </w:p>
    <w:p w14:paraId="7A28F67A" w14:textId="5FC2E995" w:rsidR="002456CB" w:rsidRPr="002456CB" w:rsidDel="008D790A" w:rsidRDefault="002456CB" w:rsidP="002456CB">
      <w:pPr>
        <w:pStyle w:val="Heading2"/>
        <w:rPr>
          <w:del w:id="205" w:author="TANUBUDDI HARSHITHA" w:date="2026-07-04T19:10:00Z" w16du:dateUtc="2026-07-04T13:40:00Z"/>
          <w:rFonts w:ascii="Times New Roman" w:eastAsiaTheme="minorEastAsia" w:hAnsi="Times New Roman" w:cs="Times New Roman"/>
          <w:color w:val="auto"/>
          <w:sz w:val="22"/>
          <w:szCs w:val="22"/>
        </w:rPr>
      </w:pPr>
      <w:del w:id="206" w:author="TANUBUDDI HARSHITHA" w:date="2026-07-04T19:10:00Z" w16du:dateUtc="2026-07-04T13:40:00Z">
        <w:r w:rsidRPr="002456CB" w:rsidDel="008D790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Console.WriteLine("Retail Inventory System");</w:delText>
        </w:r>
      </w:del>
    </w:p>
    <w:p w14:paraId="4C095398" w14:textId="1CE90371" w:rsidR="002456CB" w:rsidRPr="002456CB" w:rsidDel="008D790A" w:rsidRDefault="002456CB" w:rsidP="002456CB">
      <w:pPr>
        <w:pStyle w:val="Heading2"/>
        <w:rPr>
          <w:del w:id="207" w:author="TANUBUDDI HARSHITHA" w:date="2026-07-04T19:10:00Z" w16du:dateUtc="2026-07-04T13:40:00Z"/>
          <w:rFonts w:ascii="Times New Roman" w:eastAsiaTheme="minorEastAsia" w:hAnsi="Times New Roman" w:cs="Times New Roman"/>
          <w:color w:val="auto"/>
          <w:sz w:val="22"/>
          <w:szCs w:val="22"/>
        </w:rPr>
      </w:pPr>
      <w:del w:id="208" w:author="TANUBUDDI HARSHITHA" w:date="2026-07-04T19:10:00Z" w16du:dateUtc="2026-07-04T13:40:00Z">
        <w:r w:rsidRPr="002456CB" w:rsidDel="008D790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Console.WriteLine("Lab 2 - Database Context");</w:delText>
        </w:r>
      </w:del>
    </w:p>
    <w:p w14:paraId="46F2316B" w14:textId="526BBE18" w:rsidR="002456CB" w:rsidRPr="002456CB" w:rsidDel="008D790A" w:rsidRDefault="002456CB" w:rsidP="002456CB">
      <w:pPr>
        <w:pStyle w:val="Heading2"/>
        <w:rPr>
          <w:del w:id="209" w:author="TANUBUDDI HARSHITHA" w:date="2026-07-04T19:10:00Z" w16du:dateUtc="2026-07-04T13:40:00Z"/>
          <w:rFonts w:ascii="Times New Roman" w:eastAsiaTheme="minorEastAsia" w:hAnsi="Times New Roman" w:cs="Times New Roman"/>
          <w:color w:val="auto"/>
          <w:sz w:val="22"/>
          <w:szCs w:val="22"/>
        </w:rPr>
      </w:pPr>
      <w:del w:id="210" w:author="TANUBUDDI HARSHITHA" w:date="2026-07-04T19:10:00Z" w16du:dateUtc="2026-07-04T13:40:00Z">
        <w:r w:rsidRPr="002456CB" w:rsidDel="008D790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using var context = new AppDbContext();</w:delText>
        </w:r>
      </w:del>
    </w:p>
    <w:p w14:paraId="0FC19708" w14:textId="64C918EA" w:rsidR="002456CB" w:rsidDel="008D790A" w:rsidRDefault="002456CB" w:rsidP="002456CB">
      <w:pPr>
        <w:pStyle w:val="Heading2"/>
        <w:rPr>
          <w:del w:id="211" w:author="TANUBUDDI HARSHITHA" w:date="2026-07-04T19:10:00Z" w16du:dateUtc="2026-07-04T13:40:00Z"/>
          <w:rFonts w:ascii="Times New Roman" w:eastAsiaTheme="minorEastAsia" w:hAnsi="Times New Roman" w:cs="Times New Roman"/>
          <w:color w:val="auto"/>
          <w:sz w:val="22"/>
          <w:szCs w:val="22"/>
        </w:rPr>
      </w:pPr>
      <w:del w:id="212" w:author="TANUBUDDI HARSHITHA" w:date="2026-07-04T19:10:00Z" w16du:dateUtc="2026-07-04T13:40:00Z">
        <w:r w:rsidRPr="002456CB" w:rsidDel="008D790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Console.WriteLine("DbContext Created Successfully");</w:delText>
        </w:r>
      </w:del>
    </w:p>
    <w:p w14:paraId="3B576B74" w14:textId="1D383122" w:rsidR="002456CB" w:rsidRPr="004C2B2D" w:rsidRDefault="002456CB" w:rsidP="002456CB">
      <w:pPr>
        <w:pStyle w:val="Heading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Output</w:t>
      </w:r>
    </w:p>
    <w:p w14:paraId="23C21357" w14:textId="37745ACE" w:rsidR="002456CB" w:rsidRDefault="004A40DD" w:rsidP="002456CB">
      <w:pPr>
        <w:pStyle w:val="Heading2"/>
        <w:rPr>
          <w:ins w:id="213" w:author="TANUBUDDI HARSHITHA" w:date="2026-07-04T19:13:00Z" w16du:dateUtc="2026-07-04T13:43:00Z"/>
          <w:rFonts w:ascii="Times New Roman" w:eastAsiaTheme="minorEastAsia" w:hAnsi="Times New Roman" w:cs="Times New Roman"/>
          <w:color w:val="auto"/>
          <w:sz w:val="22"/>
          <w:szCs w:val="22"/>
        </w:rPr>
      </w:pPr>
      <w:del w:id="214" w:author="TANUBUDDI HARSHITHA" w:date="2026-07-04T19:12:00Z" w16du:dateUtc="2026-07-04T13:42:00Z">
        <w:r w:rsidRPr="004A40DD" w:rsidDel="008D790A">
          <w:rPr>
            <w:rFonts w:ascii="Times New Roman" w:eastAsiaTheme="minorEastAsia" w:hAnsi="Times New Roman" w:cs="Times New Roman"/>
            <w:noProof/>
            <w:color w:val="auto"/>
            <w:sz w:val="22"/>
            <w:szCs w:val="22"/>
          </w:rPr>
          <w:drawing>
            <wp:inline distT="0" distB="0" distL="0" distR="0" wp14:anchorId="3D0573B7" wp14:editId="68CD19C2">
              <wp:extent cx="5700065" cy="647029"/>
              <wp:effectExtent l="0" t="0" r="0" b="1270"/>
              <wp:docPr id="22458293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4582930" name=""/>
                      <pic:cNvPicPr/>
                    </pic:nvPicPr>
                    <pic:blipFill rotWithShape="1">
                      <a:blip r:embed="rId7"/>
                      <a:srcRect l="382" t="2817" r="107" b="140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05980" cy="6477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215" w:author="TANUBUDDI HARSHITHA" w:date="2026-07-04T19:12:00Z" w16du:dateUtc="2026-07-04T13:42:00Z">
        <w:r w:rsidR="008D790A" w:rsidRPr="008D790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rawing>
            <wp:inline distT="0" distB="0" distL="0" distR="0" wp14:anchorId="23686831" wp14:editId="687BF3F2">
              <wp:extent cx="5943600" cy="292608"/>
              <wp:effectExtent l="0" t="0" r="0" b="0"/>
              <wp:docPr id="163563748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35637489" name=""/>
                      <pic:cNvPicPr/>
                    </pic:nvPicPr>
                    <pic:blipFill rotWithShape="1">
                      <a:blip r:embed="rId8"/>
                      <a:srcRect l="-996" b="709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29260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r w:rsidR="002456CB" w:rsidRPr="004C2B2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</w:t>
      </w:r>
    </w:p>
    <w:p w14:paraId="3787528E" w14:textId="7905BC6B" w:rsidR="008D790A" w:rsidRDefault="008D790A" w:rsidP="008D790A">
      <w:pPr>
        <w:rPr>
          <w:ins w:id="216" w:author="TANUBUDDI HARSHITHA" w:date="2026-07-04T19:14:00Z" w16du:dateUtc="2026-07-04T13:44:00Z"/>
        </w:rPr>
      </w:pPr>
      <w:ins w:id="217" w:author="TANUBUDDI HARSHITHA" w:date="2026-07-04T19:14:00Z" w16du:dateUtc="2026-07-04T13:44:00Z">
        <w:r w:rsidRPr="008D790A">
          <w:drawing>
            <wp:inline distT="0" distB="0" distL="0" distR="0" wp14:anchorId="6C1A51A0" wp14:editId="7637753C">
              <wp:extent cx="2882189" cy="843148"/>
              <wp:effectExtent l="0" t="0" r="0" b="0"/>
              <wp:docPr id="21531117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5311176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8771" cy="8479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FC113A7" w14:textId="27D9B5DD" w:rsidR="008D790A" w:rsidRDefault="008D790A" w:rsidP="008D790A">
      <w:pPr>
        <w:rPr>
          <w:ins w:id="218" w:author="TANUBUDDI HARSHITHA" w:date="2026-07-04T19:15:00Z" w16du:dateUtc="2026-07-04T13:45:00Z"/>
        </w:rPr>
      </w:pPr>
      <w:ins w:id="219" w:author="TANUBUDDI HARSHITHA" w:date="2026-07-04T19:14:00Z" w16du:dateUtc="2026-07-04T13:44:00Z">
        <w:r w:rsidRPr="008D790A">
          <w:drawing>
            <wp:inline distT="0" distB="0" distL="0" distR="0" wp14:anchorId="6622A664" wp14:editId="53B2AE2F">
              <wp:extent cx="2794406" cy="1468398"/>
              <wp:effectExtent l="0" t="0" r="6350" b="0"/>
              <wp:docPr id="174014988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40149880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7781" cy="14701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FDD90AE" w14:textId="70ABE6F3" w:rsidR="008D790A" w:rsidRDefault="008D790A" w:rsidP="008D790A">
      <w:pPr>
        <w:rPr>
          <w:ins w:id="220" w:author="TANUBUDDI HARSHITHA" w:date="2026-07-04T19:15:00Z" w16du:dateUtc="2026-07-04T13:45:00Z"/>
        </w:rPr>
      </w:pPr>
      <w:ins w:id="221" w:author="TANUBUDDI HARSHITHA" w:date="2026-07-04T19:15:00Z" w16du:dateUtc="2026-07-04T13:45:00Z">
        <w:r w:rsidRPr="008D790A">
          <w:drawing>
            <wp:inline distT="0" distB="0" distL="0" distR="0" wp14:anchorId="0DC7F38A" wp14:editId="094399E6">
              <wp:extent cx="4162349" cy="777582"/>
              <wp:effectExtent l="0" t="0" r="0" b="3810"/>
              <wp:docPr id="11394098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3940986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2433" cy="7794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A08CF79" w14:textId="791E36F2" w:rsidR="008D790A" w:rsidRDefault="008D790A" w:rsidP="008D790A">
      <w:pPr>
        <w:rPr>
          <w:ins w:id="222" w:author="TANUBUDDI HARSHITHA" w:date="2026-07-04T19:15:00Z" w16du:dateUtc="2026-07-04T13:45:00Z"/>
        </w:rPr>
      </w:pPr>
      <w:ins w:id="223" w:author="TANUBUDDI HARSHITHA" w:date="2026-07-04T19:15:00Z" w16du:dateUtc="2026-07-04T13:45:00Z">
        <w:r w:rsidRPr="008D790A">
          <w:lastRenderedPageBreak/>
          <w:drawing>
            <wp:inline distT="0" distB="0" distL="0" distR="0" wp14:anchorId="172EE86A" wp14:editId="67C52348">
              <wp:extent cx="2194560" cy="1076259"/>
              <wp:effectExtent l="0" t="0" r="0" b="0"/>
              <wp:docPr id="200671828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06718282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1152" cy="10794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324BA92" w14:textId="68861277" w:rsidR="008D790A" w:rsidRDefault="008D790A" w:rsidP="008D790A">
      <w:pPr>
        <w:rPr>
          <w:ins w:id="224" w:author="TANUBUDDI HARSHITHA" w:date="2026-07-04T19:15:00Z" w16du:dateUtc="2026-07-04T13:45:00Z"/>
        </w:rPr>
      </w:pPr>
      <w:ins w:id="225" w:author="TANUBUDDI HARSHITHA" w:date="2026-07-04T19:15:00Z" w16du:dateUtc="2026-07-04T13:45:00Z">
        <w:r w:rsidRPr="008D790A">
          <w:drawing>
            <wp:inline distT="0" distB="0" distL="0" distR="0" wp14:anchorId="7A7F43B5" wp14:editId="49A9AD47">
              <wp:extent cx="2933395" cy="799218"/>
              <wp:effectExtent l="0" t="0" r="635" b="1270"/>
              <wp:docPr id="123164907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31649075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1213" cy="8013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1AE9365" w14:textId="14F06983" w:rsidR="008D790A" w:rsidRPr="008D790A" w:rsidRDefault="008D790A" w:rsidP="008D790A">
      <w:pPr>
        <w:rPr>
          <w:rPrChange w:id="226" w:author="TANUBUDDI HARSHITHA" w:date="2026-07-04T19:13:00Z" w16du:dateUtc="2026-07-04T13:43:00Z">
            <w:rPr>
              <w:rFonts w:ascii="Times New Roman" w:eastAsiaTheme="minorEastAsia" w:hAnsi="Times New Roman" w:cs="Times New Roman"/>
              <w:b/>
              <w:bCs/>
              <w:color w:val="auto"/>
              <w:sz w:val="22"/>
              <w:szCs w:val="22"/>
            </w:rPr>
          </w:rPrChange>
        </w:rPr>
        <w:pPrChange w:id="227" w:author="TANUBUDDI HARSHITHA" w:date="2026-07-04T19:13:00Z" w16du:dateUtc="2026-07-04T13:43:00Z">
          <w:pPr>
            <w:pStyle w:val="Heading2"/>
          </w:pPr>
        </w:pPrChange>
      </w:pPr>
      <w:ins w:id="228" w:author="TANUBUDDI HARSHITHA" w:date="2026-07-04T19:15:00Z" w16du:dateUtc="2026-07-04T13:45:00Z">
        <w:r w:rsidRPr="008D790A">
          <w:drawing>
            <wp:inline distT="0" distB="0" distL="0" distR="0" wp14:anchorId="660C915E" wp14:editId="7929F8EA">
              <wp:extent cx="2553005" cy="1254867"/>
              <wp:effectExtent l="0" t="0" r="0" b="2540"/>
              <wp:docPr id="2570727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707274" name="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58141" cy="12573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76CAE0B" w14:textId="77777777" w:rsidR="002456CB" w:rsidRPr="004C2B2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Result</w:t>
      </w:r>
    </w:p>
    <w:p w14:paraId="10F3EE28" w14:textId="7874D88F" w:rsidR="002456CB" w:rsidRPr="002456CB" w:rsidRDefault="008D790A" w:rsidP="008D790A">
      <w:pPr>
        <w:rPr>
          <w:rFonts w:ascii="Times New Roman" w:hAnsi="Times New Roman" w:cs="Times New Roman"/>
        </w:rPr>
      </w:pPr>
      <w:ins w:id="229" w:author="TANUBUDDI HARSHITHA" w:date="2026-07-04T19:16:00Z">
        <w:r w:rsidRPr="008D790A">
          <w:rPr>
            <w:rFonts w:ascii="Times New Roman" w:hAnsi="Times New Roman" w:cs="Times New Roman"/>
          </w:rPr>
          <w:t xml:space="preserve">The category and product records were inserted successfully into the </w:t>
        </w:r>
        <w:proofErr w:type="spellStart"/>
        <w:r w:rsidRPr="008D790A">
          <w:rPr>
            <w:rFonts w:ascii="Times New Roman" w:hAnsi="Times New Roman" w:cs="Times New Roman"/>
          </w:rPr>
          <w:t>RetailDB</w:t>
        </w:r>
        <w:proofErr w:type="spellEnd"/>
        <w:r w:rsidRPr="008D790A">
          <w:rPr>
            <w:rFonts w:ascii="Times New Roman" w:hAnsi="Times New Roman" w:cs="Times New Roman"/>
          </w:rPr>
          <w:t xml:space="preserve"> database using Entity Framework Core.</w:t>
        </w:r>
      </w:ins>
      <w:del w:id="230" w:author="TANUBUDDI HARSHITHA" w:date="2026-07-04T19:16:00Z" w16du:dateUtc="2026-07-04T13:46:00Z">
        <w:r w:rsidR="004A40DD" w:rsidRPr="004A40DD" w:rsidDel="008D790A">
          <w:rPr>
            <w:rFonts w:ascii="Times New Roman" w:hAnsi="Times New Roman" w:cs="Times New Roman"/>
          </w:rPr>
          <w:delText>The initial migration was created successfully using Entity Framework Core. The migration files were generated successfully. The database update step could not be executed because SQL Server is not installed.</w:delText>
        </w:r>
      </w:del>
    </w:p>
    <w:sectPr w:rsidR="002456CB" w:rsidRPr="0024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233B4" w14:textId="77777777" w:rsidR="00E960B4" w:rsidRDefault="00E960B4" w:rsidP="000C76DE">
      <w:pPr>
        <w:spacing w:after="0" w:line="240" w:lineRule="auto"/>
      </w:pPr>
      <w:r>
        <w:separator/>
      </w:r>
    </w:p>
  </w:endnote>
  <w:endnote w:type="continuationSeparator" w:id="0">
    <w:p w14:paraId="32A3211F" w14:textId="77777777" w:rsidR="00E960B4" w:rsidRDefault="00E960B4" w:rsidP="000C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70505" w14:textId="77777777" w:rsidR="00E960B4" w:rsidRDefault="00E960B4" w:rsidP="000C76DE">
      <w:pPr>
        <w:spacing w:after="0" w:line="240" w:lineRule="auto"/>
      </w:pPr>
      <w:r>
        <w:separator/>
      </w:r>
    </w:p>
  </w:footnote>
  <w:footnote w:type="continuationSeparator" w:id="0">
    <w:p w14:paraId="3525A91C" w14:textId="77777777" w:rsidR="00E960B4" w:rsidRDefault="00E960B4" w:rsidP="000C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08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9749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UBUDDI HARSHITHA">
    <w15:presenceInfo w15:providerId="AD" w15:userId="S::231FA18030@vignan.ac.in::f89c3cb5-539b-4c41-92f8-b508ad44e1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E"/>
    <w:rsid w:val="000C76DE"/>
    <w:rsid w:val="0014794B"/>
    <w:rsid w:val="00171CA4"/>
    <w:rsid w:val="00207505"/>
    <w:rsid w:val="002456CB"/>
    <w:rsid w:val="00246D95"/>
    <w:rsid w:val="00313822"/>
    <w:rsid w:val="003A255E"/>
    <w:rsid w:val="004A40DD"/>
    <w:rsid w:val="00643AB3"/>
    <w:rsid w:val="00756F7F"/>
    <w:rsid w:val="008C4329"/>
    <w:rsid w:val="008D790A"/>
    <w:rsid w:val="00B22624"/>
    <w:rsid w:val="00BA3395"/>
    <w:rsid w:val="00C24D79"/>
    <w:rsid w:val="00D356FB"/>
    <w:rsid w:val="00DD29AE"/>
    <w:rsid w:val="00DF0C23"/>
    <w:rsid w:val="00E41048"/>
    <w:rsid w:val="00E960B4"/>
    <w:rsid w:val="00F0293A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7BE"/>
  <w15:chartTrackingRefBased/>
  <w15:docId w15:val="{C94BAC88-530B-428A-95F4-888DA4A1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C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6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6DE"/>
  </w:style>
  <w:style w:type="paragraph" w:styleId="Footer">
    <w:name w:val="footer"/>
    <w:basedOn w:val="Normal"/>
    <w:link w:val="Foot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6DE"/>
  </w:style>
  <w:style w:type="paragraph" w:styleId="NoSpacing">
    <w:name w:val="No Spacing"/>
    <w:uiPriority w:val="1"/>
    <w:qFormat/>
    <w:rsid w:val="002456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2456C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0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0DD"/>
    <w:rPr>
      <w:rFonts w:ascii="Consolas" w:eastAsiaTheme="minorEastAsia" w:hAnsi="Consolas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31382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TANUBUDDI HARSHITHA</cp:lastModifiedBy>
  <cp:revision>2</cp:revision>
  <cp:lastPrinted>2026-07-04T10:37:00Z</cp:lastPrinted>
  <dcterms:created xsi:type="dcterms:W3CDTF">2026-07-04T13:46:00Z</dcterms:created>
  <dcterms:modified xsi:type="dcterms:W3CDTF">2026-07-04T13:46:00Z</dcterms:modified>
</cp:coreProperties>
</file>