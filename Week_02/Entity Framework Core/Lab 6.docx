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D004" w14:textId="19A39C2A" w:rsidR="002456CB" w:rsidRPr="004B700D" w:rsidRDefault="006B15A8" w:rsidP="002456CB">
      <w:pPr>
        <w:jc w:val="center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  <w:ins w:id="0" w:author="TANUBUDDI HARSHITHA" w:date="2026-07-04T19:52:00Z">
        <w:r w:rsidRPr="006B15A8">
          <w:rPr>
            <w:rFonts w:ascii="Times New Roman" w:eastAsiaTheme="majorEastAsia" w:hAnsi="Times New Roman" w:cs="Times New Roman"/>
            <w:b/>
            <w:bCs/>
            <w:color w:val="2F5496" w:themeColor="accent1" w:themeShade="BF"/>
            <w:sz w:val="32"/>
            <w:szCs w:val="32"/>
          </w:rPr>
          <w:t>Lab 6: Updating and Deleting Data</w:t>
        </w:r>
      </w:ins>
      <w:del w:id="1" w:author="TANUBUDDI HARSHITHA" w:date="2026-07-04T19:52:00Z" w16du:dateUtc="2026-07-04T14:22:00Z">
        <w:r w:rsidR="00801E4A" w:rsidRPr="00801E4A" w:rsidDel="006B15A8">
          <w:rPr>
            <w:rFonts w:ascii="Times New Roman" w:eastAsiaTheme="majorEastAsia" w:hAnsi="Times New Roman" w:cs="Times New Roman"/>
            <w:b/>
            <w:bCs/>
            <w:color w:val="2F5496" w:themeColor="accent1" w:themeShade="BF"/>
            <w:sz w:val="32"/>
            <w:szCs w:val="32"/>
          </w:rPr>
          <w:delText>Lab 5: Retrieving Data from the Databas</w:delText>
        </w:r>
        <w:r w:rsidR="008228AA" w:rsidDel="006B15A8">
          <w:rPr>
            <w:rFonts w:ascii="Times New Roman" w:eastAsiaTheme="majorEastAsia" w:hAnsi="Times New Roman" w:cs="Times New Roman"/>
            <w:b/>
            <w:bCs/>
            <w:color w:val="2F5496" w:themeColor="accent1" w:themeShade="BF"/>
            <w:sz w:val="32"/>
            <w:szCs w:val="32"/>
          </w:rPr>
          <w:delText>e</w:delText>
        </w:r>
      </w:del>
    </w:p>
    <w:p w14:paraId="78F8FD72" w14:textId="77777777" w:rsidR="002456CB" w:rsidRPr="004C2B2D" w:rsidRDefault="002456CB" w:rsidP="002456CB">
      <w:pPr>
        <w:pStyle w:val="Heading2"/>
        <w:spacing w:before="80"/>
        <w:rPr>
          <w:rFonts w:ascii="Times New Roman" w:hAnsi="Times New Roman" w:cs="Times New Roman"/>
          <w:sz w:val="28"/>
          <w:szCs w:val="28"/>
        </w:rPr>
      </w:pPr>
      <w:r w:rsidRPr="004C2B2D">
        <w:rPr>
          <w:rFonts w:ascii="Times New Roman" w:hAnsi="Times New Roman" w:cs="Times New Roman"/>
          <w:sz w:val="28"/>
          <w:szCs w:val="28"/>
        </w:rPr>
        <w:t>Objective</w:t>
      </w:r>
    </w:p>
    <w:p w14:paraId="031FF002" w14:textId="5D3A910E" w:rsidR="002456CB" w:rsidDel="006B15A8" w:rsidRDefault="006B15A8" w:rsidP="002456CB">
      <w:pPr>
        <w:pStyle w:val="Heading2"/>
        <w:rPr>
          <w:del w:id="2" w:author="TANUBUDDI HARSHITHA" w:date="2026-07-04T19:53:00Z" w16du:dateUtc="2026-07-04T14:23:00Z"/>
          <w:rFonts w:ascii="Times New Roman" w:eastAsiaTheme="minorEastAsia" w:hAnsi="Times New Roman" w:cs="Times New Roman"/>
          <w:color w:val="auto"/>
          <w:sz w:val="22"/>
          <w:szCs w:val="22"/>
        </w:rPr>
      </w:pPr>
      <w:ins w:id="3" w:author="TANUBUDDI HARSHITHA" w:date="2026-07-04T19:53:00Z">
        <w:r w:rsidRPr="006B15A8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t>To update an existing product and delete a product using Entity Framework Core.</w:t>
        </w:r>
      </w:ins>
      <w:del w:id="4" w:author="TANUBUDDI HARSHITHA" w:date="2026-07-04T19:37:00Z" w16du:dateUtc="2026-07-04T14:07:00Z">
        <w:r w:rsidR="008D790A" w:rsidRPr="008D790A" w:rsidDel="005E48BE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 xml:space="preserve">To </w:delText>
        </w:r>
        <w:r w:rsidR="00801E4A" w:rsidRPr="00801E4A" w:rsidDel="005E48BE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>retrieve data from the database using Entity Framework Cor</w:delText>
        </w:r>
        <w:r w:rsidR="00801E4A" w:rsidDel="005E48BE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>e</w:delText>
        </w:r>
      </w:del>
      <w:del w:id="5" w:author="TANUBUDDI HARSHITHA" w:date="2026-07-04T19:35:00Z" w16du:dateUtc="2026-07-04T14:05:00Z">
        <w:r w:rsidR="008D790A" w:rsidRPr="008D790A" w:rsidDel="008228AA">
          <w:rPr>
            <w:rFonts w:ascii="Times New Roman" w:eastAsiaTheme="minorEastAsia" w:hAnsi="Times New Roman" w:cs="Times New Roman"/>
            <w:color w:val="auto"/>
            <w:sz w:val="22"/>
            <w:szCs w:val="22"/>
          </w:rPr>
          <w:delText>.</w:delText>
        </w:r>
      </w:del>
    </w:p>
    <w:p w14:paraId="027BB317" w14:textId="77777777" w:rsidR="006B15A8" w:rsidRPr="006B15A8" w:rsidRDefault="006B15A8" w:rsidP="006B15A8">
      <w:pPr>
        <w:rPr>
          <w:ins w:id="6" w:author="TANUBUDDI HARSHITHA" w:date="2026-07-04T19:53:00Z" w16du:dateUtc="2026-07-04T14:23:00Z"/>
          <w:rPrChange w:id="7" w:author="TANUBUDDI HARSHITHA" w:date="2026-07-04T19:53:00Z" w16du:dateUtc="2026-07-04T14:23:00Z">
            <w:rPr>
              <w:ins w:id="8" w:author="TANUBUDDI HARSHITHA" w:date="2026-07-04T19:53:00Z" w16du:dateUtc="2026-07-04T14:23:00Z"/>
              <w:rFonts w:ascii="Times New Roman" w:eastAsiaTheme="minorEastAsia" w:hAnsi="Times New Roman" w:cs="Times New Roman"/>
              <w:b/>
              <w:bCs/>
              <w:color w:val="auto"/>
              <w:sz w:val="22"/>
              <w:szCs w:val="22"/>
            </w:rPr>
          </w:rPrChange>
        </w:rPr>
        <w:pPrChange w:id="9" w:author="TANUBUDDI HARSHITHA" w:date="2026-07-04T19:53:00Z" w16du:dateUtc="2026-07-04T14:23:00Z">
          <w:pPr>
            <w:pStyle w:val="Heading2"/>
            <w:spacing w:beforeLines="80" w:before="192"/>
          </w:pPr>
        </w:pPrChange>
      </w:pPr>
    </w:p>
    <w:p w14:paraId="1DD661A4" w14:textId="77777777" w:rsidR="002456CB" w:rsidRPr="005E48BE" w:rsidRDefault="002456CB" w:rsidP="002456CB">
      <w:pPr>
        <w:pStyle w:val="Heading2"/>
        <w:rPr>
          <w:rFonts w:ascii="Times New Roman" w:hAnsi="Times New Roman" w:cs="Times New Roman"/>
          <w:sz w:val="26"/>
          <w:szCs w:val="26"/>
        </w:rPr>
      </w:pPr>
      <w:proofErr w:type="spellStart"/>
      <w:r w:rsidRPr="005E48BE">
        <w:rPr>
          <w:rFonts w:ascii="Times New Roman" w:hAnsi="Times New Roman" w:cs="Times New Roman"/>
          <w:sz w:val="26"/>
          <w:szCs w:val="26"/>
        </w:rPr>
        <w:t>Commands</w:t>
      </w:r>
      <w:proofErr w:type="spellEnd"/>
      <w:r w:rsidRPr="005E48BE">
        <w:rPr>
          <w:rFonts w:ascii="Times New Roman" w:hAnsi="Times New Roman" w:cs="Times New Roman"/>
          <w:sz w:val="26"/>
          <w:szCs w:val="26"/>
        </w:rPr>
        <w:t xml:space="preserve"> Used</w:t>
      </w:r>
    </w:p>
    <w:p w14:paraId="6AB78815" w14:textId="4AA8FCE1" w:rsidR="008228AA" w:rsidRDefault="008D790A" w:rsidP="008228AA">
      <w:pPr>
        <w:rPr>
          <w:ins w:id="10" w:author="TANUBUDDI HARSHITHA" w:date="2026-07-04T19:40:00Z" w16du:dateUtc="2026-07-04T14:10:00Z"/>
        </w:rPr>
      </w:pPr>
      <w:r w:rsidRPr="008D790A">
        <w:t>dotnet run</w:t>
      </w:r>
    </w:p>
    <w:p w14:paraId="0DBF8C42" w14:textId="1F8ACC12" w:rsidR="005E48BE" w:rsidRPr="005E48BE" w:rsidRDefault="005E48BE" w:rsidP="005E48BE">
      <w:pPr>
        <w:pStyle w:val="Heading2"/>
        <w:rPr>
          <w:ins w:id="11" w:author="TANUBUDDI HARSHITHA" w:date="2026-07-04T19:42:00Z" w16du:dateUtc="2026-07-04T14:12:00Z"/>
          <w:rFonts w:ascii="Times New Roman" w:hAnsi="Times New Roman" w:cs="Times New Roman"/>
          <w:sz w:val="26"/>
          <w:szCs w:val="26"/>
        </w:rPr>
      </w:pPr>
      <w:ins w:id="12" w:author="TANUBUDDI HARSHITHA" w:date="2026-07-04T19:42:00Z" w16du:dateUtc="2026-07-04T14:12:00Z">
        <w:r w:rsidRPr="005E48BE">
          <w:rPr>
            <w:rFonts w:ascii="Times New Roman" w:hAnsi="Times New Roman" w:cs="Times New Roman"/>
            <w:sz w:val="26"/>
            <w:szCs w:val="26"/>
          </w:rPr>
          <w:t>Co</w:t>
        </w:r>
        <w:r>
          <w:rPr>
            <w:rFonts w:ascii="Times New Roman" w:hAnsi="Times New Roman" w:cs="Times New Roman"/>
            <w:sz w:val="26"/>
            <w:szCs w:val="26"/>
          </w:rPr>
          <w:t>de</w:t>
        </w:r>
      </w:ins>
    </w:p>
    <w:p w14:paraId="0113A05E" w14:textId="1E11037D" w:rsidR="005E48BE" w:rsidRPr="005E48BE" w:rsidDel="005E48BE" w:rsidRDefault="005E48BE" w:rsidP="008228AA">
      <w:pPr>
        <w:rPr>
          <w:del w:id="13" w:author="TANUBUDDI HARSHITHA" w:date="2026-07-04T19:42:00Z" w16du:dateUtc="2026-07-04T14:12:00Z"/>
          <w:b/>
          <w:bCs/>
          <w:color w:val="5B9BD5" w:themeColor="accent5"/>
          <w:sz w:val="24"/>
          <w:szCs w:val="24"/>
          <w:rPrChange w:id="14" w:author="TANUBUDDI HARSHITHA" w:date="2026-07-04T19:42:00Z" w16du:dateUtc="2026-07-04T14:12:00Z">
            <w:rPr>
              <w:del w:id="15" w:author="TANUBUDDI HARSHITHA" w:date="2026-07-04T19:42:00Z" w16du:dateUtc="2026-07-04T14:12:00Z"/>
            </w:rPr>
          </w:rPrChange>
        </w:rPr>
      </w:pPr>
    </w:p>
    <w:p w14:paraId="1A6949A5" w14:textId="48AFF365" w:rsidR="002456CB" w:rsidRPr="005E48BE" w:rsidDel="005E48BE" w:rsidRDefault="002456CB" w:rsidP="008228AA">
      <w:pPr>
        <w:rPr>
          <w:del w:id="16" w:author="TANUBUDDI HARSHITHA" w:date="2026-07-04T19:40:00Z" w16du:dateUtc="2026-07-04T14:10:00Z"/>
          <w:color w:val="2F5496" w:themeColor="accent1" w:themeShade="BF"/>
          <w:sz w:val="24"/>
          <w:szCs w:val="24"/>
          <w:rPrChange w:id="17" w:author="TANUBUDDI HARSHITHA" w:date="2026-07-04T19:42:00Z" w16du:dateUtc="2026-07-04T14:12:00Z">
            <w:rPr>
              <w:del w:id="18" w:author="TANUBUDDI HARSHITHA" w:date="2026-07-04T19:40:00Z" w16du:dateUtc="2026-07-04T14:10:00Z"/>
              <w:color w:val="2F5496" w:themeColor="accent1" w:themeShade="BF"/>
              <w:sz w:val="26"/>
              <w:szCs w:val="26"/>
            </w:rPr>
          </w:rPrChange>
        </w:rPr>
      </w:pPr>
      <w:del w:id="19" w:author="TANUBUDDI HARSHITHA" w:date="2026-07-04T19:40:00Z" w16du:dateUtc="2026-07-04T14:10:00Z">
        <w:r w:rsidRPr="005E48BE" w:rsidDel="005E48BE">
          <w:rPr>
            <w:color w:val="2F5496" w:themeColor="accent1" w:themeShade="BF"/>
            <w:sz w:val="24"/>
            <w:szCs w:val="24"/>
            <w:rPrChange w:id="20" w:author="TANUBUDDI HARSHITHA" w:date="2026-07-04T19:42:00Z" w16du:dateUtc="2026-07-04T14:12:00Z">
              <w:rPr>
                <w:color w:val="2F5496" w:themeColor="accent1" w:themeShade="BF"/>
                <w:sz w:val="26"/>
                <w:szCs w:val="26"/>
              </w:rPr>
            </w:rPrChange>
          </w:rPr>
          <w:delText>Program.cs</w:delText>
        </w:r>
      </w:del>
    </w:p>
    <w:p w14:paraId="4AC2C449" w14:textId="617CE75C" w:rsidR="00801E4A" w:rsidRPr="005E48BE" w:rsidDel="005E48BE" w:rsidRDefault="00801E4A" w:rsidP="00801E4A">
      <w:pPr>
        <w:pStyle w:val="Heading2"/>
        <w:spacing w:beforeLines="80" w:before="192"/>
        <w:rPr>
          <w:del w:id="21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22" w:author="TANUBUDDI HARSHITHA" w:date="2026-07-04T19:42:00Z" w16du:dateUtc="2026-07-04T14:12:00Z">
            <w:rPr>
              <w:del w:id="23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24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25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using Microsoft.EntityFrameworkCore;</w:delText>
        </w:r>
      </w:del>
    </w:p>
    <w:p w14:paraId="36F8A2F6" w14:textId="06C86185" w:rsidR="00801E4A" w:rsidRPr="005E48BE" w:rsidDel="005E48BE" w:rsidRDefault="00801E4A" w:rsidP="00801E4A">
      <w:pPr>
        <w:pStyle w:val="Heading2"/>
        <w:spacing w:beforeLines="80" w:before="192"/>
        <w:rPr>
          <w:del w:id="26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27" w:author="TANUBUDDI HARSHITHA" w:date="2026-07-04T19:42:00Z" w16du:dateUtc="2026-07-04T14:12:00Z">
            <w:rPr>
              <w:del w:id="28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29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30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using RetailInventory.Data;</w:delText>
        </w:r>
      </w:del>
    </w:p>
    <w:p w14:paraId="73E312A4" w14:textId="6E2AD6F2" w:rsidR="00801E4A" w:rsidRPr="005E48BE" w:rsidDel="005E48BE" w:rsidRDefault="00801E4A" w:rsidP="00801E4A">
      <w:pPr>
        <w:pStyle w:val="Heading2"/>
        <w:spacing w:beforeLines="80" w:before="192"/>
        <w:rPr>
          <w:del w:id="31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32" w:author="TANUBUDDI HARSHITHA" w:date="2026-07-04T19:42:00Z" w16du:dateUtc="2026-07-04T14:12:00Z">
            <w:rPr>
              <w:del w:id="33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34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35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using var context = new AppDbContext();</w:delText>
        </w:r>
      </w:del>
    </w:p>
    <w:p w14:paraId="694F00DB" w14:textId="1122DF1A" w:rsidR="00801E4A" w:rsidRPr="005E48BE" w:rsidDel="005E48BE" w:rsidRDefault="00801E4A" w:rsidP="00801E4A">
      <w:pPr>
        <w:pStyle w:val="Heading2"/>
        <w:spacing w:beforeLines="80" w:before="192"/>
        <w:rPr>
          <w:del w:id="36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37" w:author="TANUBUDDI HARSHITHA" w:date="2026-07-04T19:42:00Z" w16du:dateUtc="2026-07-04T14:12:00Z">
            <w:rPr>
              <w:del w:id="38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39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40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// Display all products</w:delText>
        </w:r>
      </w:del>
    </w:p>
    <w:p w14:paraId="47FECCFB" w14:textId="79FC87B7" w:rsidR="00801E4A" w:rsidRPr="005E48BE" w:rsidDel="005E48BE" w:rsidRDefault="00801E4A" w:rsidP="00801E4A">
      <w:pPr>
        <w:pStyle w:val="Heading2"/>
        <w:spacing w:beforeLines="80" w:before="192"/>
        <w:rPr>
          <w:del w:id="41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42" w:author="TANUBUDDI HARSHITHA" w:date="2026-07-04T19:42:00Z" w16du:dateUtc="2026-07-04T14:12:00Z">
            <w:rPr>
              <w:del w:id="43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44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45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var products = context.Products.ToList();</w:delText>
        </w:r>
      </w:del>
    </w:p>
    <w:p w14:paraId="150A8C22" w14:textId="67372F9C" w:rsidR="00801E4A" w:rsidRPr="005E48BE" w:rsidDel="005E48BE" w:rsidRDefault="00801E4A" w:rsidP="00801E4A">
      <w:pPr>
        <w:pStyle w:val="Heading2"/>
        <w:spacing w:beforeLines="80" w:before="192"/>
        <w:rPr>
          <w:del w:id="46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47" w:author="TANUBUDDI HARSHITHA" w:date="2026-07-04T19:42:00Z" w16du:dateUtc="2026-07-04T14:12:00Z">
            <w:rPr>
              <w:del w:id="48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49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50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Console.WriteLine("Product List");</w:delText>
        </w:r>
      </w:del>
    </w:p>
    <w:p w14:paraId="57D95CA5" w14:textId="36B4C9A9" w:rsidR="00801E4A" w:rsidRPr="005E48BE" w:rsidDel="005E48BE" w:rsidRDefault="00801E4A" w:rsidP="00801E4A">
      <w:pPr>
        <w:pStyle w:val="Heading2"/>
        <w:spacing w:beforeLines="80" w:before="192"/>
        <w:rPr>
          <w:del w:id="51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52" w:author="TANUBUDDI HARSHITHA" w:date="2026-07-04T19:42:00Z" w16du:dateUtc="2026-07-04T14:12:00Z">
            <w:rPr>
              <w:del w:id="53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54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55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Console.WriteLine("---------------------------");</w:delText>
        </w:r>
      </w:del>
    </w:p>
    <w:p w14:paraId="48C3F810" w14:textId="040D6F96" w:rsidR="00801E4A" w:rsidRPr="005E48BE" w:rsidDel="005E48BE" w:rsidRDefault="00801E4A" w:rsidP="00801E4A">
      <w:pPr>
        <w:pStyle w:val="Heading2"/>
        <w:spacing w:beforeLines="80" w:before="192"/>
        <w:rPr>
          <w:del w:id="56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57" w:author="TANUBUDDI HARSHITHA" w:date="2026-07-04T19:42:00Z" w16du:dateUtc="2026-07-04T14:12:00Z">
            <w:rPr>
              <w:del w:id="58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59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60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foreach (var product in products)</w:delText>
        </w:r>
      </w:del>
    </w:p>
    <w:p w14:paraId="21105AA7" w14:textId="1C34841A" w:rsidR="00801E4A" w:rsidRPr="005E48BE" w:rsidDel="005E48BE" w:rsidRDefault="00801E4A" w:rsidP="00801E4A">
      <w:pPr>
        <w:pStyle w:val="Heading2"/>
        <w:spacing w:beforeLines="80" w:before="192"/>
        <w:rPr>
          <w:del w:id="61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62" w:author="TANUBUDDI HARSHITHA" w:date="2026-07-04T19:42:00Z" w16du:dateUtc="2026-07-04T14:12:00Z">
            <w:rPr>
              <w:del w:id="63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64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65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>{</w:delText>
        </w:r>
      </w:del>
    </w:p>
    <w:p w14:paraId="0B726E2C" w14:textId="4F5CD58D" w:rsidR="00801E4A" w:rsidRPr="005E48BE" w:rsidDel="005E48BE" w:rsidRDefault="00801E4A" w:rsidP="00801E4A">
      <w:pPr>
        <w:pStyle w:val="Heading2"/>
        <w:spacing w:beforeLines="80" w:before="192"/>
        <w:rPr>
          <w:del w:id="66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67" w:author="TANUBUDDI HARSHITHA" w:date="2026-07-04T19:42:00Z" w16du:dateUtc="2026-07-04T14:12:00Z">
            <w:rPr>
              <w:del w:id="68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69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70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 xml:space="preserve">    Console.WriteLine($"Id: {product.Id}");</w:delText>
        </w:r>
      </w:del>
    </w:p>
    <w:p w14:paraId="3FF9359F" w14:textId="44D94E7A" w:rsidR="00801E4A" w:rsidRPr="005E48BE" w:rsidDel="005E48BE" w:rsidRDefault="00801E4A" w:rsidP="00801E4A">
      <w:pPr>
        <w:pStyle w:val="Heading2"/>
        <w:spacing w:beforeLines="80" w:before="192"/>
        <w:rPr>
          <w:del w:id="71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72" w:author="TANUBUDDI HARSHITHA" w:date="2026-07-04T19:42:00Z" w16du:dateUtc="2026-07-04T14:12:00Z">
            <w:rPr>
              <w:del w:id="73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74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75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 xml:space="preserve">    Console.WriteLine($"Name: {product.Name}");</w:delText>
        </w:r>
      </w:del>
    </w:p>
    <w:p w14:paraId="568AF1F9" w14:textId="150B6566" w:rsidR="00801E4A" w:rsidRPr="005E48BE" w:rsidDel="005E48BE" w:rsidRDefault="00801E4A" w:rsidP="00801E4A">
      <w:pPr>
        <w:pStyle w:val="Heading2"/>
        <w:spacing w:beforeLines="80" w:before="192"/>
        <w:rPr>
          <w:del w:id="76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77" w:author="TANUBUDDI HARSHITHA" w:date="2026-07-04T19:42:00Z" w16du:dateUtc="2026-07-04T14:12:00Z">
            <w:rPr>
              <w:del w:id="78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79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80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 xml:space="preserve">    Console.WriteLine($"Price: {product.Price}");</w:delText>
        </w:r>
      </w:del>
    </w:p>
    <w:p w14:paraId="2B71B5CD" w14:textId="67E638AD" w:rsidR="00801E4A" w:rsidRPr="005E48BE" w:rsidDel="005E48BE" w:rsidRDefault="00801E4A" w:rsidP="00801E4A">
      <w:pPr>
        <w:pStyle w:val="Heading2"/>
        <w:spacing w:beforeLines="80" w:before="192"/>
        <w:rPr>
          <w:del w:id="81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82" w:author="TANUBUDDI HARSHITHA" w:date="2026-07-04T19:42:00Z" w16du:dateUtc="2026-07-04T14:12:00Z">
            <w:rPr>
              <w:del w:id="83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84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85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 xml:space="preserve">    Console.WriteLine($"Category Id: {product.CategoryId}");</w:delText>
        </w:r>
      </w:del>
    </w:p>
    <w:p w14:paraId="445832DE" w14:textId="11C2DDAD" w:rsidR="00801E4A" w:rsidRPr="005E48BE" w:rsidDel="005E48BE" w:rsidRDefault="00801E4A" w:rsidP="00801E4A">
      <w:pPr>
        <w:pStyle w:val="Heading2"/>
        <w:spacing w:beforeLines="80" w:before="192"/>
        <w:rPr>
          <w:del w:id="86" w:author="TANUBUDDI HARSHITHA" w:date="2026-07-04T19:40:00Z" w16du:dateUtc="2026-07-04T14:10:00Z"/>
          <w:rFonts w:asciiTheme="minorHAnsi" w:eastAsiaTheme="minorEastAsia" w:hAnsiTheme="minorHAnsi" w:cstheme="minorBidi"/>
          <w:color w:val="auto"/>
          <w:sz w:val="24"/>
          <w:szCs w:val="24"/>
          <w:rPrChange w:id="87" w:author="TANUBUDDI HARSHITHA" w:date="2026-07-04T19:42:00Z" w16du:dateUtc="2026-07-04T14:12:00Z">
            <w:rPr>
              <w:del w:id="88" w:author="TANUBUDDI HARSHITHA" w:date="2026-07-04T19:40:00Z" w16du:dateUtc="2026-07-04T14:10:00Z"/>
              <w:rFonts w:asciiTheme="minorHAnsi" w:eastAsiaTheme="minorEastAsia" w:hAnsiTheme="minorHAnsi" w:cstheme="minorBidi"/>
              <w:color w:val="auto"/>
              <w:sz w:val="22"/>
              <w:szCs w:val="22"/>
            </w:rPr>
          </w:rPrChange>
        </w:rPr>
      </w:pPr>
      <w:del w:id="89" w:author="TANUBUDDI HARSHITHA" w:date="2026-07-04T19:40:00Z" w16du:dateUtc="2026-07-04T14:10:00Z">
        <w:r w:rsidRPr="005E48BE" w:rsidDel="005E48BE">
          <w:rPr>
            <w:rFonts w:asciiTheme="minorHAnsi" w:eastAsiaTheme="minorEastAsia" w:hAnsiTheme="minorHAnsi" w:cstheme="minorBidi"/>
            <w:color w:val="auto"/>
            <w:sz w:val="24"/>
            <w:szCs w:val="24"/>
            <w:rPrChange w:id="90" w:author="TANUBUDDI HARSHITHA" w:date="2026-07-04T19:42:00Z" w16du:dateUtc="2026-07-04T14:12:00Z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</w:rPrChange>
          </w:rPr>
          <w:delText xml:space="preserve">    Console.WriteLine();</w:delText>
        </w:r>
      </w:del>
    </w:p>
    <w:p w14:paraId="1FE71DB5" w14:textId="6540AFE0" w:rsidR="008D790A" w:rsidRPr="005E48BE" w:rsidDel="005E48BE" w:rsidRDefault="00801E4A" w:rsidP="008228AA">
      <w:pPr>
        <w:rPr>
          <w:del w:id="91" w:author="TANUBUDDI HARSHITHA" w:date="2026-07-04T19:40:00Z" w16du:dateUtc="2026-07-04T14:10:00Z"/>
          <w:rFonts w:ascii="Times New Roman" w:hAnsi="Times New Roman" w:cs="Times New Roman"/>
          <w:sz w:val="24"/>
          <w:szCs w:val="24"/>
          <w:rPrChange w:id="92" w:author="TANUBUDDI HARSHITHA" w:date="2026-07-04T19:42:00Z" w16du:dateUtc="2026-07-04T14:12:00Z">
            <w:rPr>
              <w:del w:id="93" w:author="TANUBUDDI HARSHITHA" w:date="2026-07-04T19:40:00Z" w16du:dateUtc="2026-07-04T14:10:00Z"/>
              <w:rFonts w:ascii="Times New Roman" w:hAnsi="Times New Roman" w:cs="Times New Roman"/>
            </w:rPr>
          </w:rPrChange>
        </w:rPr>
      </w:pPr>
      <w:del w:id="94" w:author="TANUBUDDI HARSHITHA" w:date="2026-07-04T19:40:00Z" w16du:dateUtc="2026-07-04T14:10:00Z">
        <w:r w:rsidRPr="005E48BE" w:rsidDel="005E48BE">
          <w:rPr>
            <w:sz w:val="24"/>
            <w:szCs w:val="24"/>
            <w:rPrChange w:id="95" w:author="TANUBUDDI HARSHITHA" w:date="2026-07-04T19:42:00Z" w16du:dateUtc="2026-07-04T14:12:00Z">
              <w:rPr/>
            </w:rPrChange>
          </w:rPr>
          <w:delText>}</w:delText>
        </w:r>
      </w:del>
    </w:p>
    <w:p w14:paraId="543B0E24" w14:textId="64F3959F" w:rsidR="002456CB" w:rsidRPr="005E48BE" w:rsidRDefault="002456CB" w:rsidP="002456CB">
      <w:pPr>
        <w:rPr>
          <w:b/>
          <w:bCs/>
          <w:sz w:val="24"/>
          <w:szCs w:val="24"/>
          <w:rPrChange w:id="96" w:author="TANUBUDDI HARSHITHA" w:date="2026-07-04T19:42:00Z" w16du:dateUtc="2026-07-04T14:12:00Z">
            <w:rPr>
              <w:b/>
              <w:bCs/>
              <w:sz w:val="26"/>
              <w:szCs w:val="26"/>
            </w:rPr>
          </w:rPrChange>
        </w:rPr>
      </w:pPr>
      <w:proofErr w:type="spellStart"/>
      <w:r w:rsidRPr="005E48BE">
        <w:rPr>
          <w:b/>
          <w:bCs/>
          <w:sz w:val="24"/>
          <w:szCs w:val="24"/>
          <w:rPrChange w:id="97" w:author="TANUBUDDI HARSHITHA" w:date="2026-07-04T19:42:00Z" w16du:dateUtc="2026-07-04T14:12:00Z">
            <w:rPr>
              <w:b/>
              <w:bCs/>
              <w:sz w:val="26"/>
              <w:szCs w:val="26"/>
            </w:rPr>
          </w:rPrChange>
        </w:rPr>
        <w:t>Category.cs</w:t>
      </w:r>
      <w:proofErr w:type="spellEnd"/>
    </w:p>
    <w:p w14:paraId="66B0659E" w14:textId="30AA0A79" w:rsidR="002456CB" w:rsidRPr="002456CB" w:rsidRDefault="002456CB" w:rsidP="002456CB">
      <w:r w:rsidRPr="002456CB">
        <w:t xml:space="preserve">using </w:t>
      </w:r>
      <w:proofErr w:type="spellStart"/>
      <w:r w:rsidRPr="002456CB">
        <w:t>System.Collections.Generic</w:t>
      </w:r>
      <w:proofErr w:type="spellEnd"/>
      <w:r w:rsidRPr="002456CB">
        <w:t>;</w:t>
      </w:r>
    </w:p>
    <w:p w14:paraId="18374308" w14:textId="448F6167" w:rsidR="002456CB" w:rsidRPr="002456CB" w:rsidRDefault="002456CB" w:rsidP="002456CB">
      <w:r w:rsidRPr="002456CB">
        <w:t xml:space="preserve">namespace </w:t>
      </w:r>
      <w:proofErr w:type="spellStart"/>
      <w:r w:rsidRPr="002456CB">
        <w:t>RetailInventory.Models</w:t>
      </w:r>
      <w:proofErr w:type="spellEnd"/>
    </w:p>
    <w:p w14:paraId="1B133B36" w14:textId="32B7426E" w:rsidR="002456CB" w:rsidRPr="002456CB" w:rsidRDefault="002456CB" w:rsidP="002456CB">
      <w:r w:rsidRPr="002456CB">
        <w:t>{</w:t>
      </w:r>
    </w:p>
    <w:p w14:paraId="4BD34E06" w14:textId="287EDAA2" w:rsidR="002456CB" w:rsidRPr="002456CB" w:rsidRDefault="002456CB" w:rsidP="002456CB">
      <w:r w:rsidRPr="002456CB">
        <w:t>    public class Category</w:t>
      </w:r>
    </w:p>
    <w:p w14:paraId="046519FE" w14:textId="0FF28460" w:rsidR="002456CB" w:rsidRPr="002456CB" w:rsidRDefault="002456CB" w:rsidP="002456CB">
      <w:r w:rsidRPr="002456CB">
        <w:t>    {</w:t>
      </w:r>
    </w:p>
    <w:p w14:paraId="45C37401" w14:textId="094ECB20" w:rsidR="002456CB" w:rsidRPr="002456CB" w:rsidRDefault="002456CB" w:rsidP="002456CB">
      <w:r w:rsidRPr="002456CB">
        <w:t>        public int Id { get; set; }</w:t>
      </w:r>
    </w:p>
    <w:p w14:paraId="7D23E255" w14:textId="794CF9C0" w:rsidR="002456CB" w:rsidRPr="002456CB" w:rsidRDefault="002456CB" w:rsidP="002456CB">
      <w:r w:rsidRPr="002456CB">
        <w:t>        public string Name { get; set; }</w:t>
      </w:r>
    </w:p>
    <w:p w14:paraId="64AEDDAC" w14:textId="05FFE775" w:rsidR="002456CB" w:rsidRPr="002456CB" w:rsidRDefault="002456CB" w:rsidP="002456CB">
      <w:r w:rsidRPr="002456CB">
        <w:t>        public List&lt;Product&gt; Products { get; set; } = new List&lt;Product&gt;();</w:t>
      </w:r>
    </w:p>
    <w:p w14:paraId="41C8339D" w14:textId="70DCC088" w:rsidR="002456CB" w:rsidRPr="002456CB" w:rsidRDefault="002456CB" w:rsidP="002456CB">
      <w:r w:rsidRPr="002456CB">
        <w:t>    }}</w:t>
      </w:r>
    </w:p>
    <w:p w14:paraId="42CC68F3" w14:textId="3EA6B2E9" w:rsidR="002456CB" w:rsidRPr="002456CB" w:rsidRDefault="002456CB" w:rsidP="002456CB">
      <w:pPr>
        <w:rPr>
          <w:b/>
          <w:bCs/>
          <w:sz w:val="26"/>
          <w:szCs w:val="26"/>
        </w:rPr>
      </w:pPr>
      <w:proofErr w:type="spellStart"/>
      <w:r w:rsidRPr="002456CB">
        <w:rPr>
          <w:b/>
          <w:bCs/>
          <w:sz w:val="26"/>
          <w:szCs w:val="26"/>
        </w:rPr>
        <w:t>Product.cs</w:t>
      </w:r>
      <w:proofErr w:type="spellEnd"/>
    </w:p>
    <w:p w14:paraId="0D35171C" w14:textId="20289BE3" w:rsidR="002456CB" w:rsidRPr="002456CB" w:rsidRDefault="002456CB" w:rsidP="002456CB">
      <w:r w:rsidRPr="002456CB">
        <w:t xml:space="preserve">namespace </w:t>
      </w:r>
      <w:proofErr w:type="spellStart"/>
      <w:r w:rsidRPr="002456CB">
        <w:t>RetailInventory.Models</w:t>
      </w:r>
      <w:proofErr w:type="spellEnd"/>
    </w:p>
    <w:p w14:paraId="2E695587" w14:textId="4EAEC328" w:rsidR="002456CB" w:rsidRPr="002456CB" w:rsidRDefault="002456CB" w:rsidP="002456CB">
      <w:r w:rsidRPr="002456CB">
        <w:t>{ public class Product</w:t>
      </w:r>
    </w:p>
    <w:p w14:paraId="1A02DD29" w14:textId="05CA515A" w:rsidR="002456CB" w:rsidRPr="002456CB" w:rsidRDefault="002456CB" w:rsidP="002456CB">
      <w:r w:rsidRPr="002456CB">
        <w:t>    {</w:t>
      </w:r>
    </w:p>
    <w:p w14:paraId="2888F567" w14:textId="31C1B71C" w:rsidR="002456CB" w:rsidRPr="002456CB" w:rsidRDefault="002456CB" w:rsidP="002456CB">
      <w:r w:rsidRPr="002456CB">
        <w:t>        public int Id { get; set; }</w:t>
      </w:r>
    </w:p>
    <w:p w14:paraId="5F9A3A4E" w14:textId="16D868A7" w:rsidR="002456CB" w:rsidRPr="002456CB" w:rsidRDefault="002456CB" w:rsidP="002456CB">
      <w:r w:rsidRPr="002456CB">
        <w:t>        public string Name { get; set; }</w:t>
      </w:r>
    </w:p>
    <w:p w14:paraId="4EDB488C" w14:textId="5E8D51AE" w:rsidR="002456CB" w:rsidRPr="002456CB" w:rsidRDefault="002456CB" w:rsidP="002456CB">
      <w:r w:rsidRPr="002456CB">
        <w:t>        public decimal Price { get; set; }</w:t>
      </w:r>
    </w:p>
    <w:p w14:paraId="0396212F" w14:textId="42DFD6D7" w:rsidR="002456CB" w:rsidRPr="002456CB" w:rsidRDefault="002456CB" w:rsidP="002456CB">
      <w:r w:rsidRPr="002456CB">
        <w:t xml:space="preserve">        public int </w:t>
      </w:r>
      <w:proofErr w:type="spellStart"/>
      <w:r w:rsidRPr="002456CB">
        <w:t>CategoryId</w:t>
      </w:r>
      <w:proofErr w:type="spellEnd"/>
      <w:r w:rsidRPr="002456CB">
        <w:t xml:space="preserve"> { get; set; }</w:t>
      </w:r>
    </w:p>
    <w:p w14:paraId="3183BF4C" w14:textId="16915713" w:rsidR="002456CB" w:rsidRPr="002456CB" w:rsidRDefault="002456CB" w:rsidP="002456CB">
      <w:r w:rsidRPr="002456CB">
        <w:t xml:space="preserve">        public Category </w:t>
      </w:r>
      <w:proofErr w:type="spellStart"/>
      <w:r w:rsidRPr="002456CB">
        <w:t>Category</w:t>
      </w:r>
      <w:proofErr w:type="spellEnd"/>
      <w:r w:rsidRPr="002456CB">
        <w:t xml:space="preserve"> { get; set; }</w:t>
      </w:r>
    </w:p>
    <w:p w14:paraId="264E9B6E" w14:textId="2CFE449E" w:rsidR="002456CB" w:rsidRPr="002456CB" w:rsidRDefault="002456CB" w:rsidP="002456CB">
      <w:r w:rsidRPr="002456CB">
        <w:t>    }</w:t>
      </w:r>
    </w:p>
    <w:p w14:paraId="30AD961E" w14:textId="2ABDEA86" w:rsidR="002456CB" w:rsidRPr="002456CB" w:rsidRDefault="002456CB" w:rsidP="002456CB">
      <w:r w:rsidRPr="002456CB">
        <w:lastRenderedPageBreak/>
        <w:t>}</w:t>
      </w:r>
    </w:p>
    <w:p w14:paraId="7C254AC0" w14:textId="32A642DF" w:rsidR="002456CB" w:rsidRDefault="002456CB" w:rsidP="002456CB">
      <w:pPr>
        <w:rPr>
          <w:b/>
          <w:bCs/>
          <w:sz w:val="26"/>
          <w:szCs w:val="26"/>
        </w:rPr>
      </w:pPr>
      <w:proofErr w:type="spellStart"/>
      <w:r w:rsidRPr="002456CB">
        <w:rPr>
          <w:b/>
          <w:bCs/>
          <w:sz w:val="26"/>
          <w:szCs w:val="26"/>
        </w:rPr>
        <w:t>AppDbContext.cs</w:t>
      </w:r>
      <w:proofErr w:type="spellEnd"/>
    </w:p>
    <w:p w14:paraId="2D61CFE3" w14:textId="18751899" w:rsidR="002456CB" w:rsidRPr="002456CB" w:rsidRDefault="002456CB" w:rsidP="002456CB">
      <w:r w:rsidRPr="002456CB">
        <w:t xml:space="preserve">using </w:t>
      </w:r>
      <w:proofErr w:type="spellStart"/>
      <w:r w:rsidRPr="002456CB">
        <w:t>Microsoft.EntityFrameworkCore</w:t>
      </w:r>
      <w:proofErr w:type="spellEnd"/>
      <w:r w:rsidRPr="002456CB">
        <w:t>;</w:t>
      </w:r>
    </w:p>
    <w:p w14:paraId="37C8D97C" w14:textId="4FC223CB" w:rsidR="002456CB" w:rsidRPr="002456CB" w:rsidRDefault="002456CB" w:rsidP="002456CB">
      <w:r w:rsidRPr="002456CB">
        <w:t xml:space="preserve">using </w:t>
      </w:r>
      <w:proofErr w:type="spellStart"/>
      <w:r w:rsidRPr="002456CB">
        <w:t>RetailInventory.Models</w:t>
      </w:r>
      <w:proofErr w:type="spellEnd"/>
      <w:r w:rsidRPr="002456CB">
        <w:t>;</w:t>
      </w:r>
    </w:p>
    <w:p w14:paraId="2F4C37F9" w14:textId="76AE548A" w:rsidR="002456CB" w:rsidRPr="002456CB" w:rsidRDefault="002456CB" w:rsidP="002456CB">
      <w:r w:rsidRPr="002456CB">
        <w:t xml:space="preserve">namespace </w:t>
      </w:r>
      <w:proofErr w:type="spellStart"/>
      <w:r w:rsidRPr="002456CB">
        <w:t>RetailInventory.Data</w:t>
      </w:r>
      <w:proofErr w:type="spellEnd"/>
    </w:p>
    <w:p w14:paraId="5AD60C7B" w14:textId="04F12049" w:rsidR="002456CB" w:rsidRDefault="002456CB" w:rsidP="002456CB">
      <w:r w:rsidRPr="002456CB">
        <w:t>{</w:t>
      </w:r>
    </w:p>
    <w:p w14:paraId="5E75AC7D" w14:textId="17CFE76D" w:rsidR="002456CB" w:rsidRPr="002456CB" w:rsidRDefault="002456CB" w:rsidP="002456CB">
      <w:r>
        <w:t xml:space="preserve"> </w:t>
      </w:r>
      <w:r w:rsidRPr="002456CB">
        <w:t xml:space="preserve">public class </w:t>
      </w:r>
      <w:proofErr w:type="spellStart"/>
      <w:r w:rsidRPr="002456CB">
        <w:t>AppDbContext</w:t>
      </w:r>
      <w:proofErr w:type="spellEnd"/>
      <w:r w:rsidRPr="002456CB">
        <w:t xml:space="preserve"> : </w:t>
      </w:r>
      <w:proofErr w:type="spellStart"/>
      <w:r w:rsidRPr="002456CB">
        <w:t>DbContext</w:t>
      </w:r>
      <w:proofErr w:type="spellEnd"/>
    </w:p>
    <w:p w14:paraId="7897F408" w14:textId="4C409401" w:rsidR="002456CB" w:rsidRPr="002456CB" w:rsidRDefault="002456CB" w:rsidP="002456CB">
      <w:r w:rsidRPr="002456CB">
        <w:t xml:space="preserve">    {   public </w:t>
      </w:r>
      <w:proofErr w:type="spellStart"/>
      <w:r w:rsidRPr="002456CB">
        <w:t>DbSet</w:t>
      </w:r>
      <w:proofErr w:type="spellEnd"/>
      <w:r w:rsidRPr="002456CB">
        <w:t>&lt;Product&gt; Products { get; set; }</w:t>
      </w:r>
    </w:p>
    <w:p w14:paraId="71E86567" w14:textId="57A5AF74" w:rsidR="002456CB" w:rsidRPr="002456CB" w:rsidRDefault="002456CB" w:rsidP="002456CB">
      <w:r w:rsidRPr="002456CB">
        <w:t xml:space="preserve">        public </w:t>
      </w:r>
      <w:proofErr w:type="spellStart"/>
      <w:r w:rsidRPr="002456CB">
        <w:t>DbSet</w:t>
      </w:r>
      <w:proofErr w:type="spellEnd"/>
      <w:r w:rsidRPr="002456CB">
        <w:t>&lt;Category&gt; Categories { get; set; }</w:t>
      </w:r>
    </w:p>
    <w:p w14:paraId="7B870425" w14:textId="2907E487" w:rsidR="002456CB" w:rsidRPr="002456CB" w:rsidRDefault="002456CB" w:rsidP="002456CB">
      <w:r w:rsidRPr="002456CB">
        <w:t xml:space="preserve">        protected override void </w:t>
      </w:r>
      <w:proofErr w:type="spellStart"/>
      <w:r w:rsidRPr="002456CB">
        <w:t>OnConfiguring</w:t>
      </w:r>
      <w:proofErr w:type="spellEnd"/>
      <w:r w:rsidRPr="002456CB">
        <w:t>(</w:t>
      </w:r>
      <w:proofErr w:type="spellStart"/>
      <w:r w:rsidRPr="002456CB">
        <w:t>DbContextOptionsBuilder</w:t>
      </w:r>
      <w:proofErr w:type="spellEnd"/>
      <w:r w:rsidRPr="002456CB">
        <w:t xml:space="preserve"> </w:t>
      </w:r>
      <w:proofErr w:type="spellStart"/>
      <w:r w:rsidRPr="002456CB">
        <w:t>optionsBuilder</w:t>
      </w:r>
      <w:proofErr w:type="spellEnd"/>
      <w:r w:rsidRPr="002456CB">
        <w:t>)</w:t>
      </w:r>
    </w:p>
    <w:p w14:paraId="57213E35" w14:textId="783B3DFC" w:rsidR="002456CB" w:rsidRPr="002456CB" w:rsidRDefault="002456CB" w:rsidP="002456CB">
      <w:r w:rsidRPr="002456CB">
        <w:t>        {</w:t>
      </w:r>
      <w:r>
        <w:t xml:space="preserve"> </w:t>
      </w:r>
      <w:proofErr w:type="spellStart"/>
      <w:r w:rsidRPr="002456CB">
        <w:t>optionsBuilder.UseSqlServer</w:t>
      </w:r>
      <w:proofErr w:type="spellEnd"/>
      <w:r w:rsidRPr="002456CB">
        <w:t>(</w:t>
      </w:r>
    </w:p>
    <w:p w14:paraId="315C536B" w14:textId="2950B809" w:rsidR="002456CB" w:rsidRPr="002456CB" w:rsidRDefault="002456CB" w:rsidP="002456CB">
      <w:r w:rsidRPr="002456CB">
        <w:t>                "Server=localhost\\SQLEXPRESS;Database=RetailDB;Trusted_Connection=True;TrustServerCertificate=True;");</w:t>
      </w:r>
    </w:p>
    <w:p w14:paraId="3DF8F362" w14:textId="56EAD20C" w:rsidR="002456CB" w:rsidRPr="002456CB" w:rsidRDefault="002456CB" w:rsidP="002456CB">
      <w:r w:rsidRPr="002456CB">
        <w:t>        }</w:t>
      </w:r>
    </w:p>
    <w:p w14:paraId="129DC355" w14:textId="6695F923" w:rsidR="002456CB" w:rsidRDefault="002456CB" w:rsidP="002456CB">
      <w:pPr>
        <w:rPr>
          <w:ins w:id="98" w:author="TANUBUDDI HARSHITHA" w:date="2026-07-04T19:54:00Z" w16du:dateUtc="2026-07-04T14:24:00Z"/>
        </w:rPr>
      </w:pPr>
      <w:r w:rsidRPr="002456CB">
        <w:t>    }</w:t>
      </w:r>
    </w:p>
    <w:p w14:paraId="4B2B2A7E" w14:textId="77777777" w:rsidR="006B15A8" w:rsidRPr="005E48BE" w:rsidRDefault="006B15A8" w:rsidP="006B15A8">
      <w:pPr>
        <w:pStyle w:val="Heading2"/>
        <w:rPr>
          <w:ins w:id="99" w:author="TANUBUDDI HARSHITHA" w:date="2026-07-04T19:54:00Z" w16du:dateUtc="2026-07-04T14:24:00Z"/>
          <w:rFonts w:ascii="Times New Roman" w:hAnsi="Times New Roman" w:cs="Times New Roman"/>
          <w:sz w:val="26"/>
          <w:szCs w:val="26"/>
        </w:rPr>
      </w:pPr>
      <w:proofErr w:type="spellStart"/>
      <w:ins w:id="100" w:author="TANUBUDDI HARSHITHA" w:date="2026-07-04T19:54:00Z" w16du:dateUtc="2026-07-04T14:24:00Z">
        <w:r>
          <w:rPr>
            <w:rFonts w:ascii="Times New Roman" w:hAnsi="Times New Roman" w:cs="Times New Roman"/>
            <w:sz w:val="26"/>
            <w:szCs w:val="26"/>
          </w:rPr>
          <w:t>Program.cs</w:t>
        </w:r>
        <w:proofErr w:type="spellEnd"/>
      </w:ins>
    </w:p>
    <w:p w14:paraId="520A131E" w14:textId="77777777" w:rsidR="006B15A8" w:rsidRPr="006B15A8" w:rsidRDefault="006B15A8" w:rsidP="006B15A8">
      <w:pPr>
        <w:pStyle w:val="Heading2"/>
        <w:rPr>
          <w:ins w:id="101" w:author="TANUBUDDI HARSHITHA" w:date="2026-07-04T19:54:00Z" w16du:dateUtc="2026-07-04T14:24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02" w:author="TANUBUDDI HARSHITHA" w:date="2026-07-04T19:54:00Z" w16du:dateUtc="2026-07-04T14:24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using 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RetailInventory.Data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;</w:t>
        </w:r>
      </w:ins>
    </w:p>
    <w:p w14:paraId="678C3C97" w14:textId="77777777" w:rsidR="006B15A8" w:rsidRPr="006B15A8" w:rsidRDefault="006B15A8" w:rsidP="006B15A8">
      <w:pPr>
        <w:pStyle w:val="Heading2"/>
        <w:rPr>
          <w:ins w:id="103" w:author="TANUBUDDI HARSHITHA" w:date="2026-07-04T19:54:00Z" w16du:dateUtc="2026-07-04T14:24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04" w:author="TANUBUDDI HARSHITHA" w:date="2026-07-04T19:54:00Z" w16du:dateUtc="2026-07-04T14:24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using var context = new 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AppDbContext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();</w:t>
        </w:r>
      </w:ins>
    </w:p>
    <w:p w14:paraId="09FD4CC4" w14:textId="77777777" w:rsidR="006B15A8" w:rsidRPr="006B15A8" w:rsidRDefault="006B15A8" w:rsidP="006B15A8">
      <w:pPr>
        <w:pStyle w:val="Heading2"/>
        <w:rPr>
          <w:ins w:id="105" w:author="TANUBUDDI HARSHITHA" w:date="2026-07-04T19:54:00Z" w16du:dateUtc="2026-07-04T14:24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06" w:author="TANUBUDDI HARSHITHA" w:date="2026-07-04T19:54:00Z" w16du:dateUtc="2026-07-04T14:24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var product = 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context.Products.FirstOrDefault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(p =&gt; 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p.Id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 == 1);</w:t>
        </w:r>
      </w:ins>
    </w:p>
    <w:p w14:paraId="5576C1DC" w14:textId="77777777" w:rsidR="006B15A8" w:rsidRPr="006B15A8" w:rsidRDefault="006B15A8" w:rsidP="006B15A8">
      <w:pPr>
        <w:pStyle w:val="Heading2"/>
        <w:rPr>
          <w:ins w:id="107" w:author="TANUBUDDI HARSHITHA" w:date="2026-07-04T19:54:00Z" w16du:dateUtc="2026-07-04T14:24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08" w:author="TANUBUDDI HARSHITHA" w:date="2026-07-04T19:54:00Z" w16du:dateUtc="2026-07-04T14:24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if (product != null)</w:t>
        </w:r>
      </w:ins>
    </w:p>
    <w:p w14:paraId="47F7F9C6" w14:textId="77777777" w:rsidR="006B15A8" w:rsidRPr="006B15A8" w:rsidRDefault="006B15A8" w:rsidP="006B15A8">
      <w:pPr>
        <w:pStyle w:val="Heading2"/>
        <w:rPr>
          <w:ins w:id="109" w:author="TANUBUDDI HARSHITHA" w:date="2026-07-04T19:54:00Z" w16du:dateUtc="2026-07-04T14:24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10" w:author="TANUBUDDI HARSHITHA" w:date="2026-07-04T19:54:00Z" w16du:dateUtc="2026-07-04T14:24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{</w:t>
        </w:r>
      </w:ins>
    </w:p>
    <w:p w14:paraId="3253E455" w14:textId="77777777" w:rsidR="006B15A8" w:rsidRPr="006B15A8" w:rsidRDefault="006B15A8" w:rsidP="006B15A8">
      <w:pPr>
        <w:pStyle w:val="Heading2"/>
        <w:rPr>
          <w:ins w:id="111" w:author="TANUBUDDI HARSHITHA" w:date="2026-07-04T19:54:00Z" w16du:dateUtc="2026-07-04T14:24:00Z"/>
          <w:rFonts w:asciiTheme="minorHAnsi" w:eastAsiaTheme="minorEastAsia" w:hAnsiTheme="minorHAnsi" w:cstheme="minorBidi"/>
          <w:color w:val="auto"/>
          <w:sz w:val="22"/>
          <w:szCs w:val="22"/>
        </w:rPr>
      </w:pPr>
      <w:proofErr w:type="spellStart"/>
      <w:ins w:id="112" w:author="TANUBUDDI HARSHITHA" w:date="2026-07-04T19:54:00Z" w16du:dateUtc="2026-07-04T14:24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product.Price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 = 80000;</w:t>
        </w:r>
      </w:ins>
    </w:p>
    <w:p w14:paraId="576B55D0" w14:textId="77777777" w:rsidR="006B15A8" w:rsidRPr="006B15A8" w:rsidRDefault="006B15A8" w:rsidP="006B15A8">
      <w:pPr>
        <w:pStyle w:val="Heading2"/>
        <w:rPr>
          <w:ins w:id="113" w:author="TANUBUDDI HARSHITHA" w:date="2026-07-04T19:54:00Z" w16du:dateUtc="2026-07-04T14:24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14" w:author="TANUBUDDI HARSHITHA" w:date="2026-07-04T19:54:00Z" w16du:dateUtc="2026-07-04T14:24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    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context.SaveChanges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();</w:t>
        </w:r>
      </w:ins>
    </w:p>
    <w:p w14:paraId="4BC7EA99" w14:textId="77777777" w:rsidR="006B15A8" w:rsidRPr="006B15A8" w:rsidRDefault="006B15A8" w:rsidP="006B15A8">
      <w:pPr>
        <w:pStyle w:val="Heading2"/>
        <w:rPr>
          <w:ins w:id="115" w:author="TANUBUDDI HARSHITHA" w:date="2026-07-04T19:54:00Z" w16du:dateUtc="2026-07-04T14:24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16" w:author="TANUBUDDI HARSHITHA" w:date="2026-07-04T19:54:00Z" w16du:dateUtc="2026-07-04T14:24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    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Console.WriteLine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("Product updated successfully.");</w:t>
        </w:r>
      </w:ins>
    </w:p>
    <w:p w14:paraId="4F7FC7D9" w14:textId="77777777" w:rsidR="006B15A8" w:rsidRPr="006B15A8" w:rsidRDefault="006B15A8" w:rsidP="006B15A8">
      <w:pPr>
        <w:pStyle w:val="Heading2"/>
        <w:rPr>
          <w:ins w:id="117" w:author="TANUBUDDI HARSHITHA" w:date="2026-07-04T19:54:00Z" w16du:dateUtc="2026-07-04T14:24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18" w:author="TANUBUDDI HARSHITHA" w:date="2026-07-04T19:54:00Z" w16du:dateUtc="2026-07-04T14:24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}</w:t>
        </w:r>
      </w:ins>
    </w:p>
    <w:p w14:paraId="4EF058A3" w14:textId="77777777" w:rsidR="006B15A8" w:rsidRPr="006B15A8" w:rsidRDefault="006B15A8" w:rsidP="006B15A8">
      <w:pPr>
        <w:pStyle w:val="Heading2"/>
        <w:rPr>
          <w:ins w:id="119" w:author="TANUBUDDI HARSHITHA" w:date="2026-07-04T19:54:00Z" w16du:dateUtc="2026-07-04T14:24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20" w:author="TANUBUDDI HARSHITHA" w:date="2026-07-04T19:54:00Z" w16du:dateUtc="2026-07-04T14:24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var 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deleteProduct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 = 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context.Products.FirstOrDefault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(p =&gt; 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p.Id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 == 2);</w:t>
        </w:r>
      </w:ins>
    </w:p>
    <w:p w14:paraId="0A3F525D" w14:textId="77777777" w:rsidR="006B15A8" w:rsidRPr="002456CB" w:rsidRDefault="006B15A8" w:rsidP="002456CB"/>
    <w:p w14:paraId="789A54B0" w14:textId="2CA66914" w:rsidR="002456CB" w:rsidDel="005E48BE" w:rsidRDefault="002456CB" w:rsidP="005E48BE">
      <w:pPr>
        <w:rPr>
          <w:del w:id="121" w:author="TANUBUDDI HARSHITHA" w:date="2026-07-04T19:42:00Z" w16du:dateUtc="2026-07-04T14:12:00Z"/>
        </w:rPr>
      </w:pPr>
      <w:del w:id="122" w:author="TANUBUDDI HARSHITHA" w:date="2026-07-04T19:53:00Z" w16du:dateUtc="2026-07-04T14:23:00Z">
        <w:r w:rsidRPr="002456CB" w:rsidDel="006B15A8">
          <w:lastRenderedPageBreak/>
          <w:delText>}</w:delText>
        </w:r>
      </w:del>
    </w:p>
    <w:p w14:paraId="53AFED6E" w14:textId="560BA66A" w:rsidR="002456CB" w:rsidRPr="004C2B2D" w:rsidDel="005E48BE" w:rsidRDefault="002456CB" w:rsidP="005E48BE">
      <w:pPr>
        <w:rPr>
          <w:del w:id="123" w:author="TANUBUDDI HARSHITHA" w:date="2026-07-04T19:43:00Z" w16du:dateUtc="2026-07-04T14:13:00Z"/>
        </w:rPr>
        <w:pPrChange w:id="124" w:author="TANUBUDDI HARSHITHA" w:date="2026-07-04T19:42:00Z" w16du:dateUtc="2026-07-04T14:12:00Z">
          <w:pPr>
            <w:pStyle w:val="Heading2"/>
            <w:spacing w:beforeLines="80" w:before="192"/>
          </w:pPr>
        </w:pPrChange>
      </w:pPr>
      <w:del w:id="125" w:author="TANUBUDDI HARSHITHA" w:date="2026-07-04T19:42:00Z" w16du:dateUtc="2026-07-04T14:12:00Z">
        <w:r w:rsidRPr="004C2B2D" w:rsidDel="005E48BE">
          <w:delText>Program.cs</w:delText>
        </w:r>
      </w:del>
    </w:p>
    <w:p w14:paraId="24DEEB34" w14:textId="559D2466" w:rsidR="006B15A8" w:rsidRPr="006B15A8" w:rsidRDefault="006B15A8" w:rsidP="006B15A8">
      <w:pPr>
        <w:pStyle w:val="Heading2"/>
        <w:rPr>
          <w:ins w:id="126" w:author="TANUBUDDI HARSHITHA" w:date="2026-07-04T19:45:00Z" w16du:dateUtc="2026-07-04T14:15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27" w:author="TANUBUDDI HARSHITHA" w:date="2026-07-04T19:45:00Z" w16du:dateUtc="2026-07-04T14:15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    </w:t>
        </w:r>
      </w:ins>
    </w:p>
    <w:p w14:paraId="29F82477" w14:textId="77777777" w:rsidR="006B15A8" w:rsidRPr="006B15A8" w:rsidRDefault="006B15A8" w:rsidP="006B15A8">
      <w:pPr>
        <w:pStyle w:val="Heading2"/>
        <w:rPr>
          <w:ins w:id="128" w:author="TANUBUDDI HARSHITHA" w:date="2026-07-04T19:45:00Z" w16du:dateUtc="2026-07-04T14:15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29" w:author="TANUBUDDI HARSHITHA" w:date="2026-07-04T19:45:00Z" w16du:dateUtc="2026-07-04T14:15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if (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deleteProduct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 != null)</w:t>
        </w:r>
      </w:ins>
    </w:p>
    <w:p w14:paraId="2F9BBAFB" w14:textId="77777777" w:rsidR="006B15A8" w:rsidRPr="006B15A8" w:rsidRDefault="006B15A8" w:rsidP="006B15A8">
      <w:pPr>
        <w:pStyle w:val="Heading2"/>
        <w:rPr>
          <w:ins w:id="130" w:author="TANUBUDDI HARSHITHA" w:date="2026-07-04T19:45:00Z" w16du:dateUtc="2026-07-04T14:15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31" w:author="TANUBUDDI HARSHITHA" w:date="2026-07-04T19:45:00Z" w16du:dateUtc="2026-07-04T14:15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{</w:t>
        </w:r>
      </w:ins>
    </w:p>
    <w:p w14:paraId="0460F791" w14:textId="77777777" w:rsidR="006B15A8" w:rsidRPr="006B15A8" w:rsidRDefault="006B15A8" w:rsidP="006B15A8">
      <w:pPr>
        <w:pStyle w:val="Heading2"/>
        <w:rPr>
          <w:ins w:id="132" w:author="TANUBUDDI HARSHITHA" w:date="2026-07-04T19:45:00Z" w16du:dateUtc="2026-07-04T14:15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33" w:author="TANUBUDDI HARSHITHA" w:date="2026-07-04T19:45:00Z" w16du:dateUtc="2026-07-04T14:15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    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context.Products.Remove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(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deleteProduct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);</w:t>
        </w:r>
      </w:ins>
    </w:p>
    <w:p w14:paraId="6511B00F" w14:textId="473D5DC8" w:rsidR="006B15A8" w:rsidRPr="006B15A8" w:rsidRDefault="006B15A8" w:rsidP="006B15A8">
      <w:pPr>
        <w:pStyle w:val="Heading2"/>
        <w:rPr>
          <w:ins w:id="134" w:author="TANUBUDDI HARSHITHA" w:date="2026-07-04T19:45:00Z" w16du:dateUtc="2026-07-04T14:15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35" w:author="TANUBUDDI HARSHITHA" w:date="2026-07-04T19:45:00Z" w16du:dateUtc="2026-07-04T14:15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    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context.SaveChanges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();</w:t>
        </w:r>
      </w:ins>
    </w:p>
    <w:p w14:paraId="729C1978" w14:textId="77777777" w:rsidR="006B15A8" w:rsidRPr="006B15A8" w:rsidRDefault="006B15A8" w:rsidP="006B15A8">
      <w:pPr>
        <w:pStyle w:val="Heading2"/>
        <w:rPr>
          <w:ins w:id="136" w:author="TANUBUDDI HARSHITHA" w:date="2026-07-04T19:45:00Z" w16du:dateUtc="2026-07-04T14:15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37" w:author="TANUBUDDI HARSHITHA" w:date="2026-07-04T19:45:00Z" w16du:dateUtc="2026-07-04T14:15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 xml:space="preserve">    </w:t>
        </w:r>
        <w:proofErr w:type="spellStart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Console.WriteLine</w:t>
        </w:r>
        <w:proofErr w:type="spellEnd"/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("Product deleted successfully.");</w:t>
        </w:r>
      </w:ins>
    </w:p>
    <w:p w14:paraId="11C6293E" w14:textId="698A119E" w:rsidR="002456CB" w:rsidDel="006B15A8" w:rsidRDefault="006B15A8" w:rsidP="005E48BE">
      <w:pPr>
        <w:pStyle w:val="Heading2"/>
        <w:rPr>
          <w:del w:id="138" w:author="TANUBUDDI HARSHITHA" w:date="2026-07-04T19:43:00Z" w16du:dateUtc="2026-07-04T14:13:00Z"/>
          <w:rFonts w:asciiTheme="minorHAnsi" w:eastAsiaTheme="minorEastAsia" w:hAnsiTheme="minorHAnsi" w:cstheme="minorBidi"/>
          <w:color w:val="auto"/>
          <w:sz w:val="22"/>
          <w:szCs w:val="22"/>
        </w:rPr>
      </w:pPr>
      <w:ins w:id="139" w:author="TANUBUDDI HARSHITHA" w:date="2026-07-04T19:45:00Z" w16du:dateUtc="2026-07-04T14:15:00Z">
        <w:r w:rsidRPr="006B15A8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>}</w:t>
        </w:r>
      </w:ins>
      <w:del w:id="140" w:author="TANUBUDDI HARSHITHA" w:date="2026-07-04T19:45:00Z" w16du:dateUtc="2026-07-04T14:15:00Z">
        <w:r w:rsidR="002456CB" w:rsidRPr="002456CB" w:rsidDel="006B15A8">
          <w:rPr>
            <w:rFonts w:eastAsiaTheme="minorEastAsia"/>
          </w:rPr>
          <w:delText>using RetailInventory.Data;</w:delText>
        </w:r>
      </w:del>
    </w:p>
    <w:p w14:paraId="48DAC758" w14:textId="77777777" w:rsidR="006B15A8" w:rsidRPr="006B15A8" w:rsidRDefault="006B15A8" w:rsidP="006B15A8">
      <w:pPr>
        <w:rPr>
          <w:ins w:id="141" w:author="TANUBUDDI HARSHITHA" w:date="2026-07-04T19:45:00Z" w16du:dateUtc="2026-07-04T14:15:00Z"/>
        </w:rPr>
      </w:pPr>
    </w:p>
    <w:p w14:paraId="7A28F67A" w14:textId="54D2BBEC" w:rsidR="002456CB" w:rsidDel="005E48BE" w:rsidRDefault="002456CB" w:rsidP="005E48BE">
      <w:pPr>
        <w:rPr>
          <w:del w:id="142" w:author="TANUBUDDI HARSHITHA" w:date="2026-07-04T19:43:00Z" w16du:dateUtc="2026-07-04T14:13:00Z"/>
        </w:rPr>
      </w:pPr>
      <w:del w:id="143" w:author="TANUBUDDI HARSHITHA" w:date="2026-07-04T19:45:00Z" w16du:dateUtc="2026-07-04T14:15:00Z">
        <w:r w:rsidRPr="002456CB" w:rsidDel="006B15A8">
          <w:delText>Console.WriteLine("Retail Inventory System");</w:delText>
        </w:r>
      </w:del>
    </w:p>
    <w:p w14:paraId="4C095398" w14:textId="3380247A" w:rsidR="002456CB" w:rsidDel="005E48BE" w:rsidRDefault="002456CB" w:rsidP="005E48BE">
      <w:pPr>
        <w:rPr>
          <w:del w:id="144" w:author="TANUBUDDI HARSHITHA" w:date="2026-07-04T19:43:00Z" w16du:dateUtc="2026-07-04T14:13:00Z"/>
        </w:rPr>
      </w:pPr>
      <w:del w:id="145" w:author="TANUBUDDI HARSHITHA" w:date="2026-07-04T19:45:00Z" w16du:dateUtc="2026-07-04T14:15:00Z">
        <w:r w:rsidRPr="002456CB" w:rsidDel="006B15A8">
          <w:delText>Console.WriteLine("Lab 2 - Database Context");</w:delText>
        </w:r>
      </w:del>
    </w:p>
    <w:p w14:paraId="46F2316B" w14:textId="56042AB2" w:rsidR="002456CB" w:rsidDel="005E48BE" w:rsidRDefault="002456CB" w:rsidP="005E48BE">
      <w:pPr>
        <w:rPr>
          <w:del w:id="146" w:author="TANUBUDDI HARSHITHA" w:date="2026-07-04T19:43:00Z" w16du:dateUtc="2026-07-04T14:13:00Z"/>
        </w:rPr>
      </w:pPr>
      <w:del w:id="147" w:author="TANUBUDDI HARSHITHA" w:date="2026-07-04T19:45:00Z" w16du:dateUtc="2026-07-04T14:15:00Z">
        <w:r w:rsidRPr="002456CB" w:rsidDel="006B15A8">
          <w:delText>using var context = new AppDbContext();</w:delText>
        </w:r>
      </w:del>
    </w:p>
    <w:p w14:paraId="0FC19708" w14:textId="78E6C85A" w:rsidR="002456CB" w:rsidDel="005E48BE" w:rsidRDefault="002456CB" w:rsidP="005E48BE">
      <w:pPr>
        <w:rPr>
          <w:del w:id="148" w:author="TANUBUDDI HARSHITHA" w:date="2026-07-04T19:43:00Z" w16du:dateUtc="2026-07-04T14:13:00Z"/>
        </w:rPr>
      </w:pPr>
      <w:del w:id="149" w:author="TANUBUDDI HARSHITHA" w:date="2026-07-04T19:45:00Z" w16du:dateUtc="2026-07-04T14:15:00Z">
        <w:r w:rsidRPr="002456CB" w:rsidDel="006B15A8">
          <w:delText>Console.WriteLine("DbContext Created Successfully");</w:delText>
        </w:r>
      </w:del>
    </w:p>
    <w:p w14:paraId="5EFC20BA" w14:textId="40E54BAC" w:rsidR="005E48BE" w:rsidRDefault="005E48BE" w:rsidP="005E48BE">
      <w:pPr>
        <w:pStyle w:val="Heading2"/>
        <w:rPr>
          <w:ins w:id="150" w:author="TANUBUDDI HARSHITHA" w:date="2026-07-04T19:44:00Z" w16du:dateUtc="2026-07-04T14:14:00Z"/>
          <w:rFonts w:ascii="Times New Roman" w:hAnsi="Times New Roman" w:cs="Times New Roman"/>
          <w:sz w:val="26"/>
          <w:szCs w:val="26"/>
        </w:rPr>
      </w:pPr>
      <w:ins w:id="151" w:author="TANUBUDDI HARSHITHA" w:date="2026-07-04T19:44:00Z" w16du:dateUtc="2026-07-04T14:14:00Z">
        <w:r>
          <w:rPr>
            <w:rFonts w:ascii="Times New Roman" w:hAnsi="Times New Roman" w:cs="Times New Roman"/>
            <w:sz w:val="26"/>
            <w:szCs w:val="26"/>
          </w:rPr>
          <w:t>Output</w:t>
        </w:r>
      </w:ins>
    </w:p>
    <w:p w14:paraId="3B576B74" w14:textId="59F44794" w:rsidR="002456CB" w:rsidRPr="004C2B2D" w:rsidDel="005E48BE" w:rsidRDefault="006B15A8" w:rsidP="005E48BE">
      <w:pPr>
        <w:rPr>
          <w:del w:id="152" w:author="TANUBUDDI HARSHITHA" w:date="2026-07-04T19:43:00Z" w16du:dateUtc="2026-07-04T14:13:00Z"/>
        </w:rPr>
        <w:pPrChange w:id="153" w:author="TANUBUDDI HARSHITHA" w:date="2026-07-04T19:43:00Z" w16du:dateUtc="2026-07-04T14:13:00Z">
          <w:pPr>
            <w:pStyle w:val="Heading2"/>
          </w:pPr>
        </w:pPrChange>
      </w:pPr>
      <w:ins w:id="154" w:author="TANUBUDDI HARSHITHA" w:date="2026-07-04T19:50:00Z" w16du:dateUtc="2026-07-04T14:20:00Z">
        <w:r w:rsidRPr="006B15A8">
          <w:drawing>
            <wp:inline distT="0" distB="0" distL="0" distR="0" wp14:anchorId="0B6AD84D" wp14:editId="60A09F63">
              <wp:extent cx="5943600" cy="654685"/>
              <wp:effectExtent l="0" t="0" r="0" b="0"/>
              <wp:docPr id="12968357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683576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6546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55" w:author="TANUBUDDI HARSHITHA" w:date="2026-07-04T19:43:00Z" w16du:dateUtc="2026-07-04T14:13:00Z">
        <w:r w:rsidR="002456CB" w:rsidRPr="004C2B2D" w:rsidDel="005E48BE">
          <w:delText>Output</w:delText>
        </w:r>
      </w:del>
    </w:p>
    <w:p w14:paraId="23C21357" w14:textId="43C0F106" w:rsidR="002456CB" w:rsidRDefault="00801E4A" w:rsidP="005E48BE">
      <w:pPr>
        <w:pPrChange w:id="156" w:author="TANUBUDDI HARSHITHA" w:date="2026-07-04T19:43:00Z" w16du:dateUtc="2026-07-04T14:13:00Z">
          <w:pPr>
            <w:pStyle w:val="Heading2"/>
          </w:pPr>
        </w:pPrChange>
      </w:pPr>
      <w:del w:id="157" w:author="TANUBUDDI HARSHITHA" w:date="2026-07-04T19:44:00Z" w16du:dateUtc="2026-07-04T14:14:00Z">
        <w:r w:rsidRPr="00801E4A" w:rsidDel="005E48BE">
          <w:rPr>
            <w:noProof/>
          </w:rPr>
          <w:drawing>
            <wp:inline distT="0" distB="0" distL="0" distR="0" wp14:anchorId="31361E10" wp14:editId="5BEB3A5C">
              <wp:extent cx="3979469" cy="1791186"/>
              <wp:effectExtent l="0" t="0" r="2540" b="0"/>
              <wp:docPr id="181450948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14509489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5827" cy="18300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456CB" w:rsidRPr="004C2B2D" w:rsidDel="005E48BE">
          <w:delText xml:space="preserve"> </w:delText>
        </w:r>
      </w:del>
    </w:p>
    <w:p w14:paraId="7A8D5784" w14:textId="360C6DB7" w:rsidR="008228AA" w:rsidDel="008228AA" w:rsidRDefault="00801E4A" w:rsidP="008228AA">
      <w:pPr>
        <w:rPr>
          <w:del w:id="158" w:author="TANUBUDDI HARSHITHA" w:date="2026-07-04T19:31:00Z" w16du:dateUtc="2026-07-04T14:01:00Z"/>
        </w:rPr>
      </w:pPr>
      <w:r w:rsidRPr="00801E4A">
        <w:rPr>
          <w:noProof/>
        </w:rPr>
        <w:drawing>
          <wp:inline distT="0" distB="0" distL="0" distR="0" wp14:anchorId="62CDB1D0" wp14:editId="082B5687">
            <wp:extent cx="2591162" cy="743054"/>
            <wp:effectExtent l="0" t="0" r="0" b="0"/>
            <wp:docPr id="19591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4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7931" w14:textId="77777777" w:rsidR="008228AA" w:rsidRDefault="008228AA" w:rsidP="008D790A">
      <w:pPr>
        <w:rPr>
          <w:ins w:id="159" w:author="TANUBUDDI HARSHITHA" w:date="2026-07-04T19:36:00Z" w16du:dateUtc="2026-07-04T14:06:00Z"/>
        </w:rPr>
      </w:pPr>
    </w:p>
    <w:p w14:paraId="41AE9365" w14:textId="31E1DA55" w:rsidR="008D790A" w:rsidRDefault="008D790A" w:rsidP="008228AA">
      <w:pPr>
        <w:rPr>
          <w:ins w:id="160" w:author="TANUBUDDI HARSHITHA" w:date="2026-07-04T19:49:00Z" w16du:dateUtc="2026-07-04T14:19:00Z"/>
          <w:noProof/>
          <w14:ligatures w14:val="standardContextual"/>
        </w:rPr>
      </w:pPr>
      <w:del w:id="161" w:author="TANUBUDDI HARSHITHA" w:date="2026-07-04T19:47:00Z" w16du:dateUtc="2026-07-04T14:17:00Z">
        <w:r w:rsidRPr="008D790A" w:rsidDel="006B15A8">
          <w:rPr>
            <w:noProof/>
          </w:rPr>
          <w:drawing>
            <wp:inline distT="0" distB="0" distL="0" distR="0" wp14:anchorId="660C915E" wp14:editId="73F5FC56">
              <wp:extent cx="2553005" cy="1254867"/>
              <wp:effectExtent l="0" t="0" r="0" b="2540"/>
              <wp:docPr id="2570727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707274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58141" cy="12573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62" w:author="TANUBUDDI HARSHITHA" w:date="2026-07-04T19:47:00Z" w16du:dateUtc="2026-07-04T14:17:00Z">
        <w:r w:rsidR="006B15A8" w:rsidRPr="006B15A8">
          <w:rPr>
            <w:noProof/>
            <w14:ligatures w14:val="standardContextual"/>
          </w:rPr>
          <w:t xml:space="preserve"> </w:t>
        </w:r>
      </w:ins>
      <w:ins w:id="163" w:author="TANUBUDDI HARSHITHA" w:date="2026-07-04T19:51:00Z" w16du:dateUtc="2026-07-04T14:21:00Z">
        <w:r w:rsidR="006B15A8" w:rsidRPr="006B15A8">
          <w:rPr>
            <w:noProof/>
            <w14:ligatures w14:val="standardContextual"/>
          </w:rPr>
          <w:drawing>
            <wp:inline distT="0" distB="0" distL="0" distR="0" wp14:anchorId="4081CE90" wp14:editId="0C271FA7">
              <wp:extent cx="2209190" cy="1228953"/>
              <wp:effectExtent l="0" t="0" r="635" b="9525"/>
              <wp:docPr id="77978365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79783656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5319" cy="12323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99EBBDE" w14:textId="77777777" w:rsidR="006B15A8" w:rsidRPr="004C2B2D" w:rsidDel="006B15A8" w:rsidRDefault="006B15A8" w:rsidP="006B15A8">
      <w:pPr>
        <w:pStyle w:val="Heading2"/>
        <w:spacing w:beforeLines="80" w:before="192"/>
        <w:rPr>
          <w:del w:id="164" w:author="TANUBUDDI HARSHITHA" w:date="2026-07-04T19:49:00Z" w16du:dateUtc="2026-07-04T14:19:00Z"/>
          <w:moveTo w:id="165" w:author="TANUBUDDI HARSHITHA" w:date="2026-07-04T19:49:00Z" w16du:dateUtc="2026-07-04T14:19:00Z"/>
          <w:rFonts w:ascii="Times New Roman" w:hAnsi="Times New Roman" w:cs="Times New Roman"/>
        </w:rPr>
      </w:pPr>
      <w:moveToRangeStart w:id="166" w:author="TANUBUDDI HARSHITHA" w:date="2026-07-04T19:49:00Z" w:name="move234086965"/>
      <w:moveTo w:id="167" w:author="TANUBUDDI HARSHITHA" w:date="2026-07-04T19:49:00Z" w16du:dateUtc="2026-07-04T14:19:00Z">
        <w:r w:rsidRPr="004C2B2D">
          <w:rPr>
            <w:rFonts w:ascii="Times New Roman" w:hAnsi="Times New Roman" w:cs="Times New Roman"/>
          </w:rPr>
          <w:t>Result</w:t>
        </w:r>
      </w:moveTo>
    </w:p>
    <w:moveToRangeEnd w:id="166"/>
    <w:p w14:paraId="5F5F3D6F" w14:textId="77777777" w:rsidR="006B15A8" w:rsidRPr="008228AA" w:rsidRDefault="006B15A8" w:rsidP="006B15A8">
      <w:pPr>
        <w:pStyle w:val="Heading2"/>
        <w:spacing w:beforeLines="80" w:before="192"/>
        <w:rPr>
          <w:rFonts w:eastAsiaTheme="minorEastAsia"/>
        </w:rPr>
        <w:pPrChange w:id="168" w:author="TANUBUDDI HARSHITHA" w:date="2026-07-04T19:49:00Z" w16du:dateUtc="2026-07-04T14:19:00Z">
          <w:pPr/>
        </w:pPrChange>
      </w:pPr>
    </w:p>
    <w:p w14:paraId="676CAE0B" w14:textId="460DC5EE" w:rsidR="002456CB" w:rsidRPr="004C2B2D" w:rsidDel="006B15A8" w:rsidRDefault="002456CB" w:rsidP="002456CB">
      <w:pPr>
        <w:pStyle w:val="Heading2"/>
        <w:spacing w:beforeLines="80" w:before="192"/>
        <w:rPr>
          <w:moveFrom w:id="169" w:author="TANUBUDDI HARSHITHA" w:date="2026-07-04T19:49:00Z" w16du:dateUtc="2026-07-04T14:19:00Z"/>
          <w:rFonts w:ascii="Times New Roman" w:hAnsi="Times New Roman" w:cs="Times New Roman"/>
        </w:rPr>
      </w:pPr>
      <w:moveFromRangeStart w:id="170" w:author="TANUBUDDI HARSHITHA" w:date="2026-07-04T19:49:00Z" w:name="move234086965"/>
      <w:moveFrom w:id="171" w:author="TANUBUDDI HARSHITHA" w:date="2026-07-04T19:49:00Z" w16du:dateUtc="2026-07-04T14:19:00Z">
        <w:r w:rsidRPr="004C2B2D" w:rsidDel="006B15A8">
          <w:rPr>
            <w:rFonts w:ascii="Times New Roman" w:hAnsi="Times New Roman" w:cs="Times New Roman"/>
          </w:rPr>
          <w:t>Result</w:t>
        </w:r>
      </w:moveFrom>
    </w:p>
    <w:moveFromRangeEnd w:id="170"/>
    <w:p w14:paraId="10F3EE28" w14:textId="77273B92" w:rsidR="002456CB" w:rsidRPr="002456CB" w:rsidRDefault="006B15A8" w:rsidP="006B15A8">
      <w:pPr>
        <w:rPr>
          <w:rFonts w:ascii="Times New Roman" w:hAnsi="Times New Roman" w:cs="Times New Roman"/>
        </w:rPr>
      </w:pPr>
      <w:ins w:id="172" w:author="TANUBUDDI HARSHITHA" w:date="2026-07-04T19:49:00Z">
        <w:r w:rsidRPr="006B15A8">
          <w:rPr>
            <w:rFonts w:ascii="Times New Roman" w:hAnsi="Times New Roman" w:cs="Times New Roman"/>
          </w:rPr>
          <w:t>The product records were filtered successfully using LINQ queries in Entity Framework Core.</w:t>
        </w:r>
      </w:ins>
      <w:del w:id="173" w:author="TANUBUDDI HARSHITHA" w:date="2026-07-04T19:49:00Z" w16du:dateUtc="2026-07-04T14:19:00Z">
        <w:r w:rsidR="00801E4A" w:rsidRPr="00801E4A" w:rsidDel="006B15A8">
          <w:rPr>
            <w:rFonts w:ascii="Times New Roman" w:hAnsi="Times New Roman" w:cs="Times New Roman"/>
          </w:rPr>
          <w:delText>The product records were retrieved successfully from the Products table using Entity Framework Core.</w:delText>
        </w:r>
      </w:del>
    </w:p>
    <w:sectPr w:rsidR="002456CB" w:rsidRPr="00245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76F83" w14:textId="77777777" w:rsidR="004775F3" w:rsidRDefault="004775F3" w:rsidP="000C76DE">
      <w:pPr>
        <w:spacing w:after="0" w:line="240" w:lineRule="auto"/>
      </w:pPr>
      <w:r>
        <w:separator/>
      </w:r>
    </w:p>
  </w:endnote>
  <w:endnote w:type="continuationSeparator" w:id="0">
    <w:p w14:paraId="789AEDC6" w14:textId="77777777" w:rsidR="004775F3" w:rsidRDefault="004775F3" w:rsidP="000C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04210" w14:textId="77777777" w:rsidR="004775F3" w:rsidRDefault="004775F3" w:rsidP="000C76DE">
      <w:pPr>
        <w:spacing w:after="0" w:line="240" w:lineRule="auto"/>
      </w:pPr>
      <w:r>
        <w:separator/>
      </w:r>
    </w:p>
  </w:footnote>
  <w:footnote w:type="continuationSeparator" w:id="0">
    <w:p w14:paraId="6E1E7BC0" w14:textId="77777777" w:rsidR="004775F3" w:rsidRDefault="004775F3" w:rsidP="000C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E086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69749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UBUDDI HARSHITHA">
    <w15:presenceInfo w15:providerId="AD" w15:userId="S::231FA18030@vignan.ac.in::f89c3cb5-539b-4c41-92f8-b508ad44e1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ocumentProtection w:edit="trackedChange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DE"/>
    <w:rsid w:val="000C76DE"/>
    <w:rsid w:val="0014794B"/>
    <w:rsid w:val="00171CA4"/>
    <w:rsid w:val="00207505"/>
    <w:rsid w:val="002456CB"/>
    <w:rsid w:val="00246D95"/>
    <w:rsid w:val="00313822"/>
    <w:rsid w:val="003A255E"/>
    <w:rsid w:val="004775F3"/>
    <w:rsid w:val="004A40DD"/>
    <w:rsid w:val="005E48BE"/>
    <w:rsid w:val="00643AB3"/>
    <w:rsid w:val="006B15A8"/>
    <w:rsid w:val="00756F7F"/>
    <w:rsid w:val="00801E4A"/>
    <w:rsid w:val="008228AA"/>
    <w:rsid w:val="008C4329"/>
    <w:rsid w:val="008D790A"/>
    <w:rsid w:val="00B0638D"/>
    <w:rsid w:val="00B22624"/>
    <w:rsid w:val="00BA3395"/>
    <w:rsid w:val="00C24D79"/>
    <w:rsid w:val="00D356FB"/>
    <w:rsid w:val="00DD29AE"/>
    <w:rsid w:val="00DF0C23"/>
    <w:rsid w:val="00E41048"/>
    <w:rsid w:val="00F0293A"/>
    <w:rsid w:val="00FF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C7BE"/>
  <w15:chartTrackingRefBased/>
  <w15:docId w15:val="{C94BAC88-530B-428A-95F4-888DA4A1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6C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6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6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6DE"/>
  </w:style>
  <w:style w:type="paragraph" w:styleId="Footer">
    <w:name w:val="footer"/>
    <w:basedOn w:val="Normal"/>
    <w:link w:val="Foot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6DE"/>
  </w:style>
  <w:style w:type="paragraph" w:styleId="NoSpacing">
    <w:name w:val="No Spacing"/>
    <w:uiPriority w:val="1"/>
    <w:qFormat/>
    <w:rsid w:val="002456C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2456CB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0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0DD"/>
    <w:rPr>
      <w:rFonts w:ascii="Consolas" w:eastAsiaTheme="minorEastAsia" w:hAnsi="Consolas"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31382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TANUBUDDI HARSHITHA</cp:lastModifiedBy>
  <cp:revision>2</cp:revision>
  <cp:lastPrinted>2026-07-04T10:37:00Z</cp:lastPrinted>
  <dcterms:created xsi:type="dcterms:W3CDTF">2026-07-04T14:24:00Z</dcterms:created>
  <dcterms:modified xsi:type="dcterms:W3CDTF">2026-07-04T14:24:00Z</dcterms:modified>
</cp:coreProperties>
</file>